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5C3CD" w14:textId="0068704C" w:rsidR="00A77D5E" w:rsidRPr="00A77D5E" w:rsidRDefault="00A77D5E" w:rsidP="00A77D5E">
      <w:pPr>
        <w:rPr>
          <w:rFonts w:ascii="Times New Roman" w:eastAsia="Times New Roman" w:hAnsi="Times New Roman" w:cs="Times New Roman"/>
          <w:kern w:val="0"/>
          <w:lang w:eastAsia="nb-NO"/>
          <w14:ligatures w14:val="none"/>
        </w:rPr>
      </w:pPr>
      <w:proofErr w:type="spellStart"/>
      <w:r w:rsidRPr="00A77D5E">
        <w:rPr>
          <w:rFonts w:ascii="Times New Roman" w:eastAsia="Times New Roman" w:hAnsi="Times New Roman" w:cs="Times New Roman"/>
          <w:kern w:val="0"/>
          <w:lang w:eastAsia="nb-NO"/>
          <w14:ligatures w14:val="none"/>
        </w:rPr>
        <w:t>Carrington</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Event</w:t>
      </w:r>
      <w:proofErr w:type="spellEnd"/>
      <w:r w:rsidRPr="00A77D5E">
        <w:rPr>
          <w:rFonts w:ascii="Times New Roman" w:eastAsia="Times New Roman" w:hAnsi="Times New Roman" w:cs="Times New Roman"/>
          <w:kern w:val="0"/>
          <w:lang w:eastAsia="nb-NO"/>
          <w14:ligatures w14:val="none"/>
        </w:rPr>
        <w:t xml:space="preserve">: The Solar Storm </w:t>
      </w:r>
      <w:proofErr w:type="spellStart"/>
      <w:r w:rsidRPr="00A77D5E">
        <w:rPr>
          <w:rFonts w:ascii="Times New Roman" w:eastAsia="Times New Roman" w:hAnsi="Times New Roman" w:cs="Times New Roman"/>
          <w:kern w:val="0"/>
          <w:lang w:eastAsia="nb-NO"/>
          <w14:ligatures w14:val="none"/>
        </w:rPr>
        <w:t>That</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Could</w:t>
      </w:r>
      <w:proofErr w:type="spellEnd"/>
      <w:r w:rsidRPr="00A77D5E">
        <w:rPr>
          <w:rFonts w:ascii="Times New Roman" w:eastAsia="Times New Roman" w:hAnsi="Times New Roman" w:cs="Times New Roman"/>
          <w:kern w:val="0"/>
          <w:lang w:eastAsia="nb-NO"/>
          <w14:ligatures w14:val="none"/>
        </w:rPr>
        <w:t xml:space="preserve"> </w:t>
      </w:r>
      <w:del w:id="0" w:author="Brage Johansen" w:date="2026-03-29T10:24:00Z" w16du:dateUtc="2026-03-29T08:24:00Z">
        <w:r w:rsidRPr="00A77D5E" w:rsidDel="00A77D5E">
          <w:rPr>
            <w:rFonts w:ascii="Times New Roman" w:eastAsia="Times New Roman" w:hAnsi="Times New Roman" w:cs="Times New Roman"/>
            <w:kern w:val="0"/>
            <w:lang w:eastAsia="nb-NO"/>
            <w14:ligatures w14:val="none"/>
          </w:rPr>
          <w:delText xml:space="preserve">Destroy </w:delText>
        </w:r>
      </w:del>
      <w:ins w:id="1" w:author="Brage Johansen" w:date="2026-03-29T10:24:00Z" w16du:dateUtc="2026-03-29T08:24:00Z">
        <w:r>
          <w:rPr>
            <w:rFonts w:ascii="Times New Roman" w:eastAsia="Times New Roman" w:hAnsi="Times New Roman" w:cs="Times New Roman"/>
            <w:kern w:val="0"/>
            <w:lang w:eastAsia="nb-NO"/>
            <w14:ligatures w14:val="none"/>
          </w:rPr>
          <w:t>Harm</w:t>
        </w:r>
        <w:r w:rsidRPr="00A77D5E">
          <w:rPr>
            <w:rFonts w:ascii="Times New Roman" w:eastAsia="Times New Roman" w:hAnsi="Times New Roman" w:cs="Times New Roman"/>
            <w:kern w:val="0"/>
            <w:lang w:eastAsia="nb-NO"/>
            <w14:ligatures w14:val="none"/>
          </w:rPr>
          <w:t xml:space="preserve"> </w:t>
        </w:r>
      </w:ins>
      <w:proofErr w:type="spellStart"/>
      <w:r w:rsidRPr="00A77D5E">
        <w:rPr>
          <w:rFonts w:ascii="Times New Roman" w:eastAsia="Times New Roman" w:hAnsi="Times New Roman" w:cs="Times New Roman"/>
          <w:kern w:val="0"/>
          <w:lang w:eastAsia="nb-NO"/>
          <w14:ligatures w14:val="none"/>
        </w:rPr>
        <w:t>the</w:t>
      </w:r>
      <w:proofErr w:type="spellEnd"/>
      <w:r w:rsidRPr="00A77D5E">
        <w:rPr>
          <w:rFonts w:ascii="Times New Roman" w:eastAsia="Times New Roman" w:hAnsi="Times New Roman" w:cs="Times New Roman"/>
          <w:kern w:val="0"/>
          <w:lang w:eastAsia="nb-NO"/>
          <w14:ligatures w14:val="none"/>
        </w:rPr>
        <w:t xml:space="preserve"> Power Grid and </w:t>
      </w:r>
      <w:del w:id="2" w:author="Brage Johansen" w:date="2026-03-29T10:24:00Z" w16du:dateUtc="2026-03-29T08:24:00Z">
        <w:r w:rsidRPr="00A77D5E" w:rsidDel="00A77D5E">
          <w:rPr>
            <w:rFonts w:ascii="Times New Roman" w:eastAsia="Times New Roman" w:hAnsi="Times New Roman" w:cs="Times New Roman"/>
            <w:kern w:val="0"/>
            <w:lang w:eastAsia="nb-NO"/>
            <w14:ligatures w14:val="none"/>
          </w:rPr>
          <w:delText xml:space="preserve">End </w:delText>
        </w:r>
      </w:del>
      <w:proofErr w:type="spellStart"/>
      <w:r w:rsidRPr="00A77D5E">
        <w:rPr>
          <w:rFonts w:ascii="Times New Roman" w:eastAsia="Times New Roman" w:hAnsi="Times New Roman" w:cs="Times New Roman"/>
          <w:kern w:val="0"/>
          <w:lang w:eastAsia="nb-NO"/>
          <w14:ligatures w14:val="none"/>
        </w:rPr>
        <w:t>Modern</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Civilization</w:t>
      </w:r>
      <w:proofErr w:type="spellEnd"/>
      <w:r w:rsidRPr="00A77D5E">
        <w:rPr>
          <w:rFonts w:ascii="Times New Roman" w:eastAsia="Times New Roman" w:hAnsi="Times New Roman" w:cs="Times New Roman"/>
          <w:kern w:val="0"/>
          <w:lang w:eastAsia="nb-NO"/>
          <w14:ligatures w14:val="none"/>
        </w:rPr>
        <w:t xml:space="preserve"> — The </w:t>
      </w:r>
      <w:proofErr w:type="spellStart"/>
      <w:r w:rsidRPr="00A77D5E">
        <w:rPr>
          <w:rFonts w:ascii="Times New Roman" w:eastAsia="Times New Roman" w:hAnsi="Times New Roman" w:cs="Times New Roman"/>
          <w:kern w:val="0"/>
          <w:lang w:eastAsia="nb-NO"/>
          <w14:ligatures w14:val="none"/>
        </w:rPr>
        <w:t>Ephemeris</w:t>
      </w:r>
      <w:proofErr w:type="spellEnd"/>
      <w:r w:rsidRPr="00A77D5E">
        <w:rPr>
          <w:rFonts w:ascii="Times New Roman" w:eastAsia="Times New Roman" w:hAnsi="Times New Roman" w:cs="Times New Roman"/>
          <w:kern w:val="0"/>
          <w:lang w:eastAsia="nb-NO"/>
          <w14:ligatures w14:val="none"/>
        </w:rPr>
        <w:t xml:space="preserve"> | Earth </w:t>
      </w:r>
      <w:proofErr w:type="spellStart"/>
      <w:r w:rsidRPr="00A77D5E">
        <w:rPr>
          <w:rFonts w:ascii="Times New Roman" w:eastAsia="Times New Roman" w:hAnsi="Times New Roman" w:cs="Times New Roman"/>
          <w:kern w:val="0"/>
          <w:lang w:eastAsia="nb-NO"/>
          <w14:ligatures w14:val="none"/>
        </w:rPr>
        <w:t>Moves</w:t>
      </w:r>
      <w:proofErr w:type="spellEnd"/>
    </w:p>
    <w:p w14:paraId="6C057B84" w14:textId="33DE7696" w:rsidR="00A77D5E" w:rsidRPr="00A77D5E" w:rsidRDefault="00A77D5E" w:rsidP="00A77D5E">
      <w:pPr>
        <w:rPr>
          <w:rFonts w:ascii="Times New Roman" w:eastAsia="Times New Roman" w:hAnsi="Times New Roman" w:cs="Times New Roman"/>
          <w:kern w:val="0"/>
          <w:lang w:eastAsia="nb-NO"/>
          <w14:ligatures w14:val="none"/>
        </w:rPr>
      </w:pPr>
      <w:r w:rsidRPr="00A77D5E">
        <w:rPr>
          <w:rFonts w:ascii="Times New Roman" w:eastAsia="Times New Roman" w:hAnsi="Times New Roman" w:cs="Times New Roman"/>
          <w:b/>
          <w:bCs/>
          <w:noProof/>
          <w:color w:val="C9A96E"/>
          <w:spacing w:val="36"/>
          <w:kern w:val="0"/>
          <w:lang w:eastAsia="nb-NO"/>
          <w14:ligatures w14:val="none"/>
        </w:rPr>
        <w:drawing>
          <wp:inline distT="0" distB="0" distL="0" distR="0" wp14:anchorId="48BA5BB3" wp14:editId="61A28BEA">
            <wp:extent cx="5760720" cy="1151890"/>
            <wp:effectExtent l="0" t="0" r="5080" b="3810"/>
            <wp:docPr id="1223375874" name="Bilde 6" descr="Earth Move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rth Move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151890"/>
                    </a:xfrm>
                    <a:prstGeom prst="rect">
                      <a:avLst/>
                    </a:prstGeom>
                    <a:noFill/>
                    <a:ln>
                      <a:noFill/>
                    </a:ln>
                  </pic:spPr>
                </pic:pic>
              </a:graphicData>
            </a:graphic>
          </wp:inline>
        </w:drawing>
      </w:r>
    </w:p>
    <w:p w14:paraId="2960744F" w14:textId="77777777" w:rsidR="00A77D5E" w:rsidRPr="00A77D5E" w:rsidRDefault="00A77D5E" w:rsidP="00A77D5E">
      <w:pPr>
        <w:rPr>
          <w:rFonts w:ascii="Times New Roman" w:eastAsia="Times New Roman" w:hAnsi="Times New Roman" w:cs="Times New Roman"/>
          <w:kern w:val="0"/>
          <w:lang w:eastAsia="nb-NO"/>
          <w14:ligatures w14:val="none"/>
        </w:rPr>
      </w:pPr>
      <w:hyperlink r:id="rId7" w:anchor="instruments" w:history="1">
        <w:proofErr w:type="spellStart"/>
        <w:r w:rsidRPr="00A77D5E">
          <w:rPr>
            <w:rFonts w:ascii="Times New Roman" w:eastAsia="Times New Roman" w:hAnsi="Times New Roman" w:cs="Times New Roman"/>
            <w:caps/>
            <w:color w:val="0000FF"/>
            <w:spacing w:val="14"/>
            <w:kern w:val="0"/>
            <w:u w:val="single"/>
            <w:lang w:eastAsia="nb-NO"/>
            <w14:ligatures w14:val="none"/>
          </w:rPr>
          <w:t>Instruments</w:t>
        </w:r>
      </w:hyperlink>
      <w:hyperlink r:id="rId8" w:anchor="philosophy" w:history="1">
        <w:r w:rsidRPr="00A77D5E">
          <w:rPr>
            <w:rFonts w:ascii="Times New Roman" w:eastAsia="Times New Roman" w:hAnsi="Times New Roman" w:cs="Times New Roman"/>
            <w:caps/>
            <w:color w:val="0000FF"/>
            <w:spacing w:val="14"/>
            <w:kern w:val="0"/>
            <w:u w:val="single"/>
            <w:lang w:eastAsia="nb-NO"/>
            <w14:ligatures w14:val="none"/>
          </w:rPr>
          <w:t>Philosophy</w:t>
        </w:r>
      </w:hyperlink>
      <w:hyperlink r:id="rId9" w:history="1">
        <w:r w:rsidRPr="00A77D5E">
          <w:rPr>
            <w:rFonts w:ascii="Times New Roman" w:eastAsia="Times New Roman" w:hAnsi="Times New Roman" w:cs="Times New Roman"/>
            <w:caps/>
            <w:color w:val="0000FF"/>
            <w:spacing w:val="14"/>
            <w:kern w:val="0"/>
            <w:u w:val="single"/>
            <w:lang w:eastAsia="nb-NO"/>
            <w14:ligatures w14:val="none"/>
          </w:rPr>
          <w:t>Ephemeris</w:t>
        </w:r>
      </w:hyperlink>
      <w:hyperlink r:id="rId10" w:anchor="store" w:history="1">
        <w:r w:rsidRPr="00A77D5E">
          <w:rPr>
            <w:rFonts w:ascii="Times New Roman" w:eastAsia="Times New Roman" w:hAnsi="Times New Roman" w:cs="Times New Roman"/>
            <w:caps/>
            <w:color w:val="0000FF"/>
            <w:spacing w:val="14"/>
            <w:kern w:val="0"/>
            <w:u w:val="single"/>
            <w:lang w:eastAsia="nb-NO"/>
            <w14:ligatures w14:val="none"/>
          </w:rPr>
          <w:t>Store</w:t>
        </w:r>
        <w:proofErr w:type="spellEnd"/>
      </w:hyperlink>
    </w:p>
    <w:p w14:paraId="745AD031" w14:textId="35BB7E00" w:rsidR="00A77D5E" w:rsidRPr="00A77D5E" w:rsidRDefault="00A77D5E" w:rsidP="00A77D5E">
      <w:pPr>
        <w:rPr>
          <w:rFonts w:ascii="Times New Roman" w:eastAsia="Times New Roman" w:hAnsi="Times New Roman" w:cs="Times New Roman"/>
          <w:kern w:val="0"/>
          <w:lang w:eastAsia="nb-NO"/>
          <w14:ligatures w14:val="none"/>
        </w:rPr>
      </w:pPr>
      <w:hyperlink r:id="rId11" w:history="1">
        <w:proofErr w:type="spellStart"/>
        <w:r w:rsidRPr="00A77D5E">
          <w:rPr>
            <w:rFonts w:ascii="Times New Roman" w:eastAsia="Times New Roman" w:hAnsi="Times New Roman" w:cs="Times New Roman"/>
            <w:color w:val="0000FF"/>
            <w:kern w:val="0"/>
            <w:u w:val="single"/>
            <w:lang w:eastAsia="nb-NO"/>
            <w14:ligatures w14:val="none"/>
          </w:rPr>
          <w:t>Home</w:t>
        </w:r>
      </w:hyperlink>
      <w:r w:rsidRPr="00A77D5E">
        <w:rPr>
          <w:rFonts w:ascii="Times New Roman" w:eastAsia="Times New Roman" w:hAnsi="Times New Roman" w:cs="Times New Roman"/>
          <w:kern w:val="0"/>
          <w:lang w:eastAsia="nb-NO"/>
          <w14:ligatures w14:val="none"/>
        </w:rPr>
        <w:t>›</w:t>
      </w:r>
      <w:hyperlink r:id="rId12" w:history="1">
        <w:r w:rsidRPr="00A77D5E">
          <w:rPr>
            <w:rFonts w:ascii="Times New Roman" w:eastAsia="Times New Roman" w:hAnsi="Times New Roman" w:cs="Times New Roman"/>
            <w:color w:val="0000FF"/>
            <w:kern w:val="0"/>
            <w:u w:val="single"/>
            <w:lang w:eastAsia="nb-NO"/>
            <w14:ligatures w14:val="none"/>
          </w:rPr>
          <w:t>The</w:t>
        </w:r>
        <w:proofErr w:type="spellEnd"/>
        <w:r w:rsidRPr="00A77D5E">
          <w:rPr>
            <w:rFonts w:ascii="Times New Roman" w:eastAsia="Times New Roman" w:hAnsi="Times New Roman" w:cs="Times New Roman"/>
            <w:color w:val="0000FF"/>
            <w:kern w:val="0"/>
            <w:u w:val="single"/>
            <w:lang w:eastAsia="nb-NO"/>
            <w14:ligatures w14:val="none"/>
          </w:rPr>
          <w:t xml:space="preserve"> </w:t>
        </w:r>
        <w:proofErr w:type="spellStart"/>
        <w:r w:rsidRPr="00A77D5E">
          <w:rPr>
            <w:rFonts w:ascii="Times New Roman" w:eastAsia="Times New Roman" w:hAnsi="Times New Roman" w:cs="Times New Roman"/>
            <w:color w:val="0000FF"/>
            <w:kern w:val="0"/>
            <w:u w:val="single"/>
            <w:lang w:eastAsia="nb-NO"/>
            <w14:ligatures w14:val="none"/>
          </w:rPr>
          <w:t>Ephemeris</w:t>
        </w:r>
      </w:hyperlink>
      <w:r w:rsidRPr="00A77D5E">
        <w:rPr>
          <w:rFonts w:ascii="Times New Roman" w:eastAsia="Times New Roman" w:hAnsi="Times New Roman" w:cs="Times New Roman"/>
          <w:kern w:val="0"/>
          <w:lang w:eastAsia="nb-NO"/>
          <w14:ligatures w14:val="none"/>
        </w:rPr>
        <w:t>›Carrington</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Event</w:t>
      </w:r>
      <w:proofErr w:type="spellEnd"/>
      <w:r w:rsidRPr="00A77D5E">
        <w:rPr>
          <w:rFonts w:ascii="Times New Roman" w:eastAsia="Times New Roman" w:hAnsi="Times New Roman" w:cs="Times New Roman"/>
          <w:kern w:val="0"/>
          <w:lang w:eastAsia="nb-NO"/>
          <w14:ligatures w14:val="none"/>
        </w:rPr>
        <w:t xml:space="preserve">: The Solar Storm </w:t>
      </w:r>
      <w:proofErr w:type="spellStart"/>
      <w:r w:rsidRPr="00A77D5E">
        <w:rPr>
          <w:rFonts w:ascii="Times New Roman" w:eastAsia="Times New Roman" w:hAnsi="Times New Roman" w:cs="Times New Roman"/>
          <w:kern w:val="0"/>
          <w:lang w:eastAsia="nb-NO"/>
          <w14:ligatures w14:val="none"/>
        </w:rPr>
        <w:t>That</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Could</w:t>
      </w:r>
      <w:proofErr w:type="spellEnd"/>
      <w:r w:rsidRPr="00A77D5E">
        <w:rPr>
          <w:rFonts w:ascii="Times New Roman" w:eastAsia="Times New Roman" w:hAnsi="Times New Roman" w:cs="Times New Roman"/>
          <w:kern w:val="0"/>
          <w:lang w:eastAsia="nb-NO"/>
          <w14:ligatures w14:val="none"/>
        </w:rPr>
        <w:t xml:space="preserve"> </w:t>
      </w:r>
      <w:del w:id="3" w:author="Brage Johansen" w:date="2026-03-29T10:26:00Z" w16du:dateUtc="2026-03-29T08:26:00Z">
        <w:r w:rsidRPr="00A77D5E" w:rsidDel="00A77D5E">
          <w:rPr>
            <w:rFonts w:ascii="Times New Roman" w:eastAsia="Times New Roman" w:hAnsi="Times New Roman" w:cs="Times New Roman"/>
            <w:kern w:val="0"/>
            <w:lang w:eastAsia="nb-NO"/>
            <w14:ligatures w14:val="none"/>
          </w:rPr>
          <w:delText xml:space="preserve">Destroy </w:delText>
        </w:r>
      </w:del>
      <w:ins w:id="4" w:author="Brage Johansen" w:date="2026-03-29T10:26:00Z" w16du:dateUtc="2026-03-29T08:26:00Z">
        <w:r>
          <w:rPr>
            <w:rFonts w:ascii="Times New Roman" w:eastAsia="Times New Roman" w:hAnsi="Times New Roman" w:cs="Times New Roman"/>
            <w:kern w:val="0"/>
            <w:lang w:eastAsia="nb-NO"/>
            <w14:ligatures w14:val="none"/>
          </w:rPr>
          <w:t>Harm</w:t>
        </w:r>
        <w:r w:rsidRPr="00A77D5E">
          <w:rPr>
            <w:rFonts w:ascii="Times New Roman" w:eastAsia="Times New Roman" w:hAnsi="Times New Roman" w:cs="Times New Roman"/>
            <w:kern w:val="0"/>
            <w:lang w:eastAsia="nb-NO"/>
            <w14:ligatures w14:val="none"/>
          </w:rPr>
          <w:t xml:space="preserve"> </w:t>
        </w:r>
      </w:ins>
      <w:proofErr w:type="spellStart"/>
      <w:r w:rsidRPr="00A77D5E">
        <w:rPr>
          <w:rFonts w:ascii="Times New Roman" w:eastAsia="Times New Roman" w:hAnsi="Times New Roman" w:cs="Times New Roman"/>
          <w:kern w:val="0"/>
          <w:lang w:eastAsia="nb-NO"/>
          <w14:ligatures w14:val="none"/>
        </w:rPr>
        <w:t>the</w:t>
      </w:r>
      <w:proofErr w:type="spellEnd"/>
      <w:r w:rsidRPr="00A77D5E">
        <w:rPr>
          <w:rFonts w:ascii="Times New Roman" w:eastAsia="Times New Roman" w:hAnsi="Times New Roman" w:cs="Times New Roman"/>
          <w:kern w:val="0"/>
          <w:lang w:eastAsia="nb-NO"/>
          <w14:ligatures w14:val="none"/>
        </w:rPr>
        <w:t xml:space="preserve"> Power Grid and </w:t>
      </w:r>
      <w:del w:id="5" w:author="Brage Johansen" w:date="2026-03-29T10:26:00Z" w16du:dateUtc="2026-03-29T08:26:00Z">
        <w:r w:rsidRPr="00A77D5E" w:rsidDel="00A77D5E">
          <w:rPr>
            <w:rFonts w:ascii="Times New Roman" w:eastAsia="Times New Roman" w:hAnsi="Times New Roman" w:cs="Times New Roman"/>
            <w:kern w:val="0"/>
            <w:lang w:eastAsia="nb-NO"/>
            <w14:ligatures w14:val="none"/>
          </w:rPr>
          <w:delText xml:space="preserve">End </w:delText>
        </w:r>
      </w:del>
      <w:proofErr w:type="spellStart"/>
      <w:ins w:id="6" w:author="Brage Johansen" w:date="2026-03-29T10:26:00Z" w16du:dateUtc="2026-03-29T08:26:00Z">
        <w:r>
          <w:rPr>
            <w:rFonts w:ascii="Times New Roman" w:eastAsia="Times New Roman" w:hAnsi="Times New Roman" w:cs="Times New Roman"/>
            <w:kern w:val="0"/>
            <w:lang w:eastAsia="nb-NO"/>
            <w14:ligatures w14:val="none"/>
          </w:rPr>
          <w:t>Disrupt</w:t>
        </w:r>
        <w:proofErr w:type="spellEnd"/>
        <w:r w:rsidRPr="00A77D5E">
          <w:rPr>
            <w:rFonts w:ascii="Times New Roman" w:eastAsia="Times New Roman" w:hAnsi="Times New Roman" w:cs="Times New Roman"/>
            <w:kern w:val="0"/>
            <w:lang w:eastAsia="nb-NO"/>
            <w14:ligatures w14:val="none"/>
          </w:rPr>
          <w:t xml:space="preserve"> </w:t>
        </w:r>
      </w:ins>
      <w:proofErr w:type="spellStart"/>
      <w:r w:rsidRPr="00A77D5E">
        <w:rPr>
          <w:rFonts w:ascii="Times New Roman" w:eastAsia="Times New Roman" w:hAnsi="Times New Roman" w:cs="Times New Roman"/>
          <w:kern w:val="0"/>
          <w:lang w:eastAsia="nb-NO"/>
          <w14:ligatures w14:val="none"/>
        </w:rPr>
        <w:t>Modern</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Civilization</w:t>
      </w:r>
      <w:proofErr w:type="spellEnd"/>
    </w:p>
    <w:p w14:paraId="5AF1CB4E" w14:textId="77777777" w:rsidR="00A77D5E" w:rsidRPr="00A77D5E" w:rsidRDefault="00A77D5E" w:rsidP="00A77D5E">
      <w:pPr>
        <w:rPr>
          <w:rFonts w:ascii="Times New Roman" w:eastAsia="Times New Roman" w:hAnsi="Times New Roman" w:cs="Times New Roman"/>
          <w:b/>
          <w:bCs/>
          <w:caps/>
          <w:color w:val="60A5FA"/>
          <w:spacing w:val="34"/>
          <w:kern w:val="0"/>
          <w:lang w:eastAsia="nb-NO"/>
          <w14:ligatures w14:val="none"/>
        </w:rPr>
      </w:pPr>
      <w:r w:rsidRPr="00A77D5E">
        <w:rPr>
          <w:rFonts w:ascii="Times New Roman" w:eastAsia="Times New Roman" w:hAnsi="Times New Roman" w:cs="Times New Roman"/>
          <w:b/>
          <w:bCs/>
          <w:caps/>
          <w:color w:val="60A5FA"/>
          <w:spacing w:val="34"/>
          <w:kern w:val="0"/>
          <w:lang w:eastAsia="nb-NO"/>
          <w14:ligatures w14:val="none"/>
        </w:rPr>
        <w:t xml:space="preserve">Space </w:t>
      </w:r>
      <w:proofErr w:type="spellStart"/>
      <w:r w:rsidRPr="00A77D5E">
        <w:rPr>
          <w:rFonts w:ascii="Times New Roman" w:eastAsia="Times New Roman" w:hAnsi="Times New Roman" w:cs="Times New Roman"/>
          <w:b/>
          <w:bCs/>
          <w:caps/>
          <w:color w:val="60A5FA"/>
          <w:spacing w:val="34"/>
          <w:kern w:val="0"/>
          <w:lang w:eastAsia="nb-NO"/>
          <w14:ligatures w14:val="none"/>
        </w:rPr>
        <w:t>Weather</w:t>
      </w:r>
      <w:proofErr w:type="spellEnd"/>
    </w:p>
    <w:p w14:paraId="09115192" w14:textId="05E74F88" w:rsidR="00A77D5E" w:rsidRPr="00A77D5E" w:rsidRDefault="00A77D5E" w:rsidP="00A77D5E">
      <w:pPr>
        <w:spacing w:before="100" w:beforeAutospacing="1" w:after="100" w:afterAutospacing="1"/>
        <w:outlineLvl w:val="0"/>
        <w:rPr>
          <w:rFonts w:ascii="Times New Roman" w:eastAsia="Times New Roman" w:hAnsi="Times New Roman" w:cs="Times New Roman"/>
          <w:color w:val="000000" w:themeColor="text1"/>
          <w:kern w:val="36"/>
          <w:sz w:val="48"/>
          <w:szCs w:val="48"/>
          <w:lang w:eastAsia="nb-NO"/>
          <w14:ligatures w14:val="none"/>
        </w:rPr>
      </w:pPr>
      <w:proofErr w:type="spellStart"/>
      <w:r w:rsidRPr="00A77D5E">
        <w:rPr>
          <w:rFonts w:ascii="Times New Roman" w:eastAsia="Times New Roman" w:hAnsi="Times New Roman" w:cs="Times New Roman"/>
          <w:color w:val="000000" w:themeColor="text1"/>
          <w:kern w:val="36"/>
          <w:sz w:val="48"/>
          <w:szCs w:val="48"/>
          <w:lang w:eastAsia="nb-NO"/>
          <w14:ligatures w14:val="none"/>
        </w:rPr>
        <w:t>Carrington</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w:t>
      </w:r>
      <w:proofErr w:type="spellStart"/>
      <w:r w:rsidRPr="00A77D5E">
        <w:rPr>
          <w:rFonts w:ascii="Times New Roman" w:eastAsia="Times New Roman" w:hAnsi="Times New Roman" w:cs="Times New Roman"/>
          <w:color w:val="000000" w:themeColor="text1"/>
          <w:kern w:val="36"/>
          <w:sz w:val="48"/>
          <w:szCs w:val="48"/>
          <w:lang w:eastAsia="nb-NO"/>
          <w14:ligatures w14:val="none"/>
        </w:rPr>
        <w:t>Event</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The Solar Storm </w:t>
      </w:r>
      <w:proofErr w:type="spellStart"/>
      <w:r w:rsidRPr="00A77D5E">
        <w:rPr>
          <w:rFonts w:ascii="Times New Roman" w:eastAsia="Times New Roman" w:hAnsi="Times New Roman" w:cs="Times New Roman"/>
          <w:color w:val="000000" w:themeColor="text1"/>
          <w:kern w:val="36"/>
          <w:sz w:val="48"/>
          <w:szCs w:val="48"/>
          <w:lang w:eastAsia="nb-NO"/>
          <w14:ligatures w14:val="none"/>
        </w:rPr>
        <w:t>That</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w:t>
      </w:r>
      <w:proofErr w:type="spellStart"/>
      <w:r w:rsidRPr="00A77D5E">
        <w:rPr>
          <w:rFonts w:ascii="Times New Roman" w:eastAsia="Times New Roman" w:hAnsi="Times New Roman" w:cs="Times New Roman"/>
          <w:color w:val="000000" w:themeColor="text1"/>
          <w:kern w:val="36"/>
          <w:sz w:val="48"/>
          <w:szCs w:val="48"/>
          <w:lang w:eastAsia="nb-NO"/>
          <w14:ligatures w14:val="none"/>
        </w:rPr>
        <w:t>Could</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w:t>
      </w:r>
      <w:del w:id="7" w:author="Brage Johansen" w:date="2026-03-29T10:24:00Z" w16du:dateUtc="2026-03-29T08:24:00Z">
        <w:r w:rsidRPr="00A77D5E" w:rsidDel="00A77D5E">
          <w:rPr>
            <w:rFonts w:ascii="Times New Roman" w:eastAsia="Times New Roman" w:hAnsi="Times New Roman" w:cs="Times New Roman"/>
            <w:color w:val="000000" w:themeColor="text1"/>
            <w:kern w:val="36"/>
            <w:sz w:val="48"/>
            <w:szCs w:val="48"/>
            <w:lang w:eastAsia="nb-NO"/>
            <w14:ligatures w14:val="none"/>
          </w:rPr>
          <w:delText xml:space="preserve">Destroy </w:delText>
        </w:r>
      </w:del>
      <w:ins w:id="8" w:author="Brage Johansen" w:date="2026-03-29T10:24:00Z" w16du:dateUtc="2026-03-29T08:24:00Z">
        <w:r>
          <w:rPr>
            <w:rFonts w:ascii="Times New Roman" w:eastAsia="Times New Roman" w:hAnsi="Times New Roman" w:cs="Times New Roman"/>
            <w:color w:val="000000" w:themeColor="text1"/>
            <w:kern w:val="36"/>
            <w:sz w:val="48"/>
            <w:szCs w:val="48"/>
            <w:lang w:eastAsia="nb-NO"/>
            <w14:ligatures w14:val="none"/>
          </w:rPr>
          <w:t>Harm</w:t>
        </w:r>
        <w:r w:rsidRPr="00A77D5E">
          <w:rPr>
            <w:rFonts w:ascii="Times New Roman" w:eastAsia="Times New Roman" w:hAnsi="Times New Roman" w:cs="Times New Roman"/>
            <w:color w:val="000000" w:themeColor="text1"/>
            <w:kern w:val="36"/>
            <w:sz w:val="48"/>
            <w:szCs w:val="48"/>
            <w:lang w:eastAsia="nb-NO"/>
            <w14:ligatures w14:val="none"/>
          </w:rPr>
          <w:t xml:space="preserve"> </w:t>
        </w:r>
      </w:ins>
      <w:proofErr w:type="spellStart"/>
      <w:r w:rsidRPr="00A77D5E">
        <w:rPr>
          <w:rFonts w:ascii="Times New Roman" w:eastAsia="Times New Roman" w:hAnsi="Times New Roman" w:cs="Times New Roman"/>
          <w:color w:val="000000" w:themeColor="text1"/>
          <w:kern w:val="36"/>
          <w:sz w:val="48"/>
          <w:szCs w:val="48"/>
          <w:lang w:eastAsia="nb-NO"/>
          <w14:ligatures w14:val="none"/>
        </w:rPr>
        <w:t>the</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Power Grid and </w:t>
      </w:r>
      <w:proofErr w:type="spellStart"/>
      <w:ins w:id="9" w:author="Brage Johansen" w:date="2026-03-29T10:26:00Z" w16du:dateUtc="2026-03-29T08:26:00Z">
        <w:r>
          <w:rPr>
            <w:rFonts w:ascii="Times New Roman" w:eastAsia="Times New Roman" w:hAnsi="Times New Roman" w:cs="Times New Roman"/>
            <w:color w:val="000000" w:themeColor="text1"/>
            <w:kern w:val="36"/>
            <w:sz w:val="48"/>
            <w:szCs w:val="48"/>
            <w:lang w:eastAsia="nb-NO"/>
            <w14:ligatures w14:val="none"/>
          </w:rPr>
          <w:t>Disrupt</w:t>
        </w:r>
        <w:proofErr w:type="spellEnd"/>
        <w:r>
          <w:rPr>
            <w:rFonts w:ascii="Times New Roman" w:eastAsia="Times New Roman" w:hAnsi="Times New Roman" w:cs="Times New Roman"/>
            <w:color w:val="000000" w:themeColor="text1"/>
            <w:kern w:val="36"/>
            <w:sz w:val="48"/>
            <w:szCs w:val="48"/>
            <w:lang w:eastAsia="nb-NO"/>
            <w14:ligatures w14:val="none"/>
          </w:rPr>
          <w:t xml:space="preserve"> </w:t>
        </w:r>
      </w:ins>
      <w:del w:id="10" w:author="Brage Johansen" w:date="2026-03-29T10:24:00Z" w16du:dateUtc="2026-03-29T08:24:00Z">
        <w:r w:rsidRPr="00A77D5E" w:rsidDel="00A77D5E">
          <w:rPr>
            <w:rFonts w:ascii="Times New Roman" w:eastAsia="Times New Roman" w:hAnsi="Times New Roman" w:cs="Times New Roman"/>
            <w:color w:val="000000" w:themeColor="text1"/>
            <w:kern w:val="36"/>
            <w:sz w:val="48"/>
            <w:szCs w:val="48"/>
            <w:lang w:eastAsia="nb-NO"/>
            <w14:ligatures w14:val="none"/>
          </w:rPr>
          <w:delText xml:space="preserve">End </w:delText>
        </w:r>
      </w:del>
      <w:proofErr w:type="spellStart"/>
      <w:r w:rsidRPr="00A77D5E">
        <w:rPr>
          <w:rFonts w:ascii="Times New Roman" w:eastAsia="Times New Roman" w:hAnsi="Times New Roman" w:cs="Times New Roman"/>
          <w:color w:val="000000" w:themeColor="text1"/>
          <w:kern w:val="36"/>
          <w:sz w:val="48"/>
          <w:szCs w:val="48"/>
          <w:lang w:eastAsia="nb-NO"/>
          <w14:ligatures w14:val="none"/>
        </w:rPr>
        <w:t>Modern</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w:t>
      </w:r>
      <w:proofErr w:type="spellStart"/>
      <w:r w:rsidRPr="00A77D5E">
        <w:rPr>
          <w:rFonts w:ascii="Times New Roman" w:eastAsia="Times New Roman" w:hAnsi="Times New Roman" w:cs="Times New Roman"/>
          <w:color w:val="000000" w:themeColor="text1"/>
          <w:kern w:val="36"/>
          <w:sz w:val="48"/>
          <w:szCs w:val="48"/>
          <w:lang w:eastAsia="nb-NO"/>
          <w14:ligatures w14:val="none"/>
        </w:rPr>
        <w:t>Civilization</w:t>
      </w:r>
      <w:proofErr w:type="spellEnd"/>
    </w:p>
    <w:p w14:paraId="78730688" w14:textId="565BEF12" w:rsidR="00A77D5E" w:rsidRPr="00A77D5E" w:rsidRDefault="00A77D5E" w:rsidP="00A77D5E">
      <w:pPr>
        <w:spacing w:before="100" w:beforeAutospacing="1" w:after="100" w:afterAutospacing="1"/>
        <w:rPr>
          <w:rFonts w:ascii="Times New Roman" w:eastAsia="Times New Roman" w:hAnsi="Times New Roman" w:cs="Times New Roman"/>
          <w:i/>
          <w:iCs/>
          <w:kern w:val="0"/>
          <w:lang w:eastAsia="nb-NO"/>
          <w14:ligatures w14:val="none"/>
        </w:rPr>
      </w:pPr>
      <w:proofErr w:type="spellStart"/>
      <w:r w:rsidRPr="00A77D5E">
        <w:rPr>
          <w:rFonts w:ascii="Times New Roman" w:eastAsia="Times New Roman" w:hAnsi="Times New Roman" w:cs="Times New Roman"/>
          <w:i/>
          <w:iCs/>
          <w:kern w:val="0"/>
          <w:lang w:eastAsia="nb-NO"/>
          <w14:ligatures w14:val="none"/>
        </w:rPr>
        <w:t>What</w:t>
      </w:r>
      <w:proofErr w:type="spellEnd"/>
      <w:r w:rsidRPr="00A77D5E">
        <w:rPr>
          <w:rFonts w:ascii="Times New Roman" w:eastAsia="Times New Roman" w:hAnsi="Times New Roman" w:cs="Times New Roman"/>
          <w:i/>
          <w:iCs/>
          <w:kern w:val="0"/>
          <w:lang w:eastAsia="nb-NO"/>
          <w14:ligatures w14:val="none"/>
        </w:rPr>
        <w:t xml:space="preserve"> </w:t>
      </w:r>
      <w:proofErr w:type="spellStart"/>
      <w:r w:rsidRPr="00A77D5E">
        <w:rPr>
          <w:rFonts w:ascii="Times New Roman" w:eastAsia="Times New Roman" w:hAnsi="Times New Roman" w:cs="Times New Roman"/>
          <w:i/>
          <w:iCs/>
          <w:kern w:val="0"/>
          <w:lang w:eastAsia="nb-NO"/>
          <w14:ligatures w14:val="none"/>
        </w:rPr>
        <w:t>if</w:t>
      </w:r>
      <w:proofErr w:type="spellEnd"/>
      <w:r w:rsidRPr="00A77D5E">
        <w:rPr>
          <w:rFonts w:ascii="Times New Roman" w:eastAsia="Times New Roman" w:hAnsi="Times New Roman" w:cs="Times New Roman"/>
          <w:i/>
          <w:iCs/>
          <w:kern w:val="0"/>
          <w:lang w:eastAsia="nb-NO"/>
          <w14:ligatures w14:val="none"/>
        </w:rPr>
        <w:t xml:space="preserve"> a </w:t>
      </w:r>
      <w:proofErr w:type="spellStart"/>
      <w:r w:rsidRPr="00A77D5E">
        <w:rPr>
          <w:rFonts w:ascii="Times New Roman" w:eastAsia="Times New Roman" w:hAnsi="Times New Roman" w:cs="Times New Roman"/>
          <w:i/>
          <w:iCs/>
          <w:kern w:val="0"/>
          <w:lang w:eastAsia="nb-NO"/>
          <w14:ligatures w14:val="none"/>
        </w:rPr>
        <w:t>Carrington-level</w:t>
      </w:r>
      <w:proofErr w:type="spellEnd"/>
      <w:r w:rsidRPr="00A77D5E">
        <w:rPr>
          <w:rFonts w:ascii="Times New Roman" w:eastAsia="Times New Roman" w:hAnsi="Times New Roman" w:cs="Times New Roman"/>
          <w:i/>
          <w:iCs/>
          <w:kern w:val="0"/>
          <w:lang w:eastAsia="nb-NO"/>
          <w14:ligatures w14:val="none"/>
        </w:rPr>
        <w:t xml:space="preserve"> solar storm hit </w:t>
      </w:r>
      <w:proofErr w:type="spellStart"/>
      <w:r w:rsidRPr="00A77D5E">
        <w:rPr>
          <w:rFonts w:ascii="Times New Roman" w:eastAsia="Times New Roman" w:hAnsi="Times New Roman" w:cs="Times New Roman"/>
          <w:i/>
          <w:iCs/>
          <w:kern w:val="0"/>
          <w:lang w:eastAsia="nb-NO"/>
          <w14:ligatures w14:val="none"/>
        </w:rPr>
        <w:t>today</w:t>
      </w:r>
      <w:proofErr w:type="spellEnd"/>
      <w:r w:rsidRPr="00A77D5E">
        <w:rPr>
          <w:rFonts w:ascii="Times New Roman" w:eastAsia="Times New Roman" w:hAnsi="Times New Roman" w:cs="Times New Roman"/>
          <w:i/>
          <w:iCs/>
          <w:kern w:val="0"/>
          <w:lang w:eastAsia="nb-NO"/>
          <w14:ligatures w14:val="none"/>
        </w:rPr>
        <w:t xml:space="preserve">? The 1859 </w:t>
      </w:r>
      <w:proofErr w:type="spellStart"/>
      <w:r w:rsidRPr="00A77D5E">
        <w:rPr>
          <w:rFonts w:ascii="Times New Roman" w:eastAsia="Times New Roman" w:hAnsi="Times New Roman" w:cs="Times New Roman"/>
          <w:i/>
          <w:iCs/>
          <w:kern w:val="0"/>
          <w:lang w:eastAsia="nb-NO"/>
          <w14:ligatures w14:val="none"/>
        </w:rPr>
        <w:t>event</w:t>
      </w:r>
      <w:proofErr w:type="spellEnd"/>
      <w:r w:rsidRPr="00A77D5E">
        <w:rPr>
          <w:rFonts w:ascii="Times New Roman" w:eastAsia="Times New Roman" w:hAnsi="Times New Roman" w:cs="Times New Roman"/>
          <w:i/>
          <w:iCs/>
          <w:kern w:val="0"/>
          <w:lang w:eastAsia="nb-NO"/>
          <w14:ligatures w14:val="none"/>
        </w:rPr>
        <w:t xml:space="preserve"> </w:t>
      </w:r>
      <w:proofErr w:type="spellStart"/>
      <w:r w:rsidRPr="00A77D5E">
        <w:rPr>
          <w:rFonts w:ascii="Times New Roman" w:eastAsia="Times New Roman" w:hAnsi="Times New Roman" w:cs="Times New Roman"/>
          <w:i/>
          <w:iCs/>
          <w:kern w:val="0"/>
          <w:lang w:eastAsia="nb-NO"/>
          <w14:ligatures w14:val="none"/>
        </w:rPr>
        <w:t>fried</w:t>
      </w:r>
      <w:proofErr w:type="spellEnd"/>
      <w:r w:rsidRPr="00A77D5E">
        <w:rPr>
          <w:rFonts w:ascii="Times New Roman" w:eastAsia="Times New Roman" w:hAnsi="Times New Roman" w:cs="Times New Roman"/>
          <w:i/>
          <w:iCs/>
          <w:kern w:val="0"/>
          <w:lang w:eastAsia="nb-NO"/>
          <w14:ligatures w14:val="none"/>
        </w:rPr>
        <w:t xml:space="preserve"> </w:t>
      </w:r>
      <w:proofErr w:type="spellStart"/>
      <w:r w:rsidRPr="00A77D5E">
        <w:rPr>
          <w:rFonts w:ascii="Times New Roman" w:eastAsia="Times New Roman" w:hAnsi="Times New Roman" w:cs="Times New Roman"/>
          <w:i/>
          <w:iCs/>
          <w:kern w:val="0"/>
          <w:lang w:eastAsia="nb-NO"/>
          <w14:ligatures w14:val="none"/>
        </w:rPr>
        <w:t>telegraphs</w:t>
      </w:r>
      <w:proofErr w:type="spellEnd"/>
      <w:del w:id="11" w:author="Brage Johansen" w:date="2026-03-29T10:24:00Z" w16du:dateUtc="2026-03-29T08:24:00Z">
        <w:r w:rsidRPr="00A77D5E" w:rsidDel="00A77D5E">
          <w:rPr>
            <w:rFonts w:ascii="Times New Roman" w:eastAsia="Times New Roman" w:hAnsi="Times New Roman" w:cs="Times New Roman"/>
            <w:i/>
            <w:iCs/>
            <w:kern w:val="0"/>
            <w:lang w:eastAsia="nb-NO"/>
            <w14:ligatures w14:val="none"/>
          </w:rPr>
          <w:delText>;</w:delText>
        </w:r>
      </w:del>
      <w:r w:rsidRPr="00A77D5E">
        <w:rPr>
          <w:rFonts w:ascii="Times New Roman" w:eastAsia="Times New Roman" w:hAnsi="Times New Roman" w:cs="Times New Roman"/>
          <w:i/>
          <w:iCs/>
          <w:kern w:val="0"/>
          <w:lang w:eastAsia="nb-NO"/>
          <w14:ligatures w14:val="none"/>
        </w:rPr>
        <w:t xml:space="preserve"> </w:t>
      </w:r>
      <w:proofErr w:type="spellStart"/>
      <w:r w:rsidRPr="00A77D5E">
        <w:rPr>
          <w:rFonts w:ascii="Times New Roman" w:eastAsia="Times New Roman" w:hAnsi="Times New Roman" w:cs="Times New Roman"/>
          <w:i/>
          <w:iCs/>
          <w:kern w:val="0"/>
          <w:lang w:eastAsia="nb-NO"/>
          <w14:ligatures w14:val="none"/>
        </w:rPr>
        <w:t>now</w:t>
      </w:r>
      <w:proofErr w:type="spellEnd"/>
      <w:r w:rsidRPr="00A77D5E">
        <w:rPr>
          <w:rFonts w:ascii="Times New Roman" w:eastAsia="Times New Roman" w:hAnsi="Times New Roman" w:cs="Times New Roman"/>
          <w:i/>
          <w:iCs/>
          <w:kern w:val="0"/>
          <w:lang w:eastAsia="nb-NO"/>
          <w14:ligatures w14:val="none"/>
        </w:rPr>
        <w:t xml:space="preserve"> it </w:t>
      </w:r>
      <w:proofErr w:type="spellStart"/>
      <w:r w:rsidRPr="00A77D5E">
        <w:rPr>
          <w:rFonts w:ascii="Times New Roman" w:eastAsia="Times New Roman" w:hAnsi="Times New Roman" w:cs="Times New Roman"/>
          <w:i/>
          <w:iCs/>
          <w:kern w:val="0"/>
          <w:lang w:eastAsia="nb-NO"/>
          <w14:ligatures w14:val="none"/>
        </w:rPr>
        <w:t>could</w:t>
      </w:r>
      <w:proofErr w:type="spellEnd"/>
      <w:r w:rsidRPr="00A77D5E">
        <w:rPr>
          <w:rFonts w:ascii="Times New Roman" w:eastAsia="Times New Roman" w:hAnsi="Times New Roman" w:cs="Times New Roman"/>
          <w:i/>
          <w:iCs/>
          <w:kern w:val="0"/>
          <w:lang w:eastAsia="nb-NO"/>
          <w14:ligatures w14:val="none"/>
        </w:rPr>
        <w:t xml:space="preserve"> </w:t>
      </w:r>
      <w:proofErr w:type="spellStart"/>
      <w:r w:rsidRPr="00A77D5E">
        <w:rPr>
          <w:rFonts w:ascii="Times New Roman" w:eastAsia="Times New Roman" w:hAnsi="Times New Roman" w:cs="Times New Roman"/>
          <w:i/>
          <w:iCs/>
          <w:kern w:val="0"/>
          <w:lang w:eastAsia="nb-NO"/>
          <w14:ligatures w14:val="none"/>
        </w:rPr>
        <w:t>cost</w:t>
      </w:r>
      <w:proofErr w:type="spellEnd"/>
      <w:r w:rsidRPr="00A77D5E">
        <w:rPr>
          <w:rFonts w:ascii="Times New Roman" w:eastAsia="Times New Roman" w:hAnsi="Times New Roman" w:cs="Times New Roman"/>
          <w:i/>
          <w:iCs/>
          <w:kern w:val="0"/>
          <w:lang w:eastAsia="nb-NO"/>
          <w14:ligatures w14:val="none"/>
        </w:rPr>
        <w:t xml:space="preserve"> </w:t>
      </w:r>
      <w:del w:id="12" w:author="Brage Johansen" w:date="2026-03-29T10:25:00Z" w16du:dateUtc="2026-03-29T08:25:00Z">
        <w:r w:rsidRPr="00A77D5E" w:rsidDel="00A77D5E">
          <w:rPr>
            <w:rFonts w:ascii="Times New Roman" w:eastAsia="Times New Roman" w:hAnsi="Times New Roman" w:cs="Times New Roman"/>
            <w:i/>
            <w:iCs/>
            <w:kern w:val="0"/>
            <w:lang w:eastAsia="nb-NO"/>
            <w14:ligatures w14:val="none"/>
          </w:rPr>
          <w:delText>$2.6T</w:delText>
        </w:r>
      </w:del>
      <w:ins w:id="13" w:author="Brage Johansen" w:date="2026-03-29T10:25:00Z" w16du:dateUtc="2026-03-29T08:25:00Z">
        <w:r>
          <w:rPr>
            <w:rFonts w:ascii="Times New Roman" w:eastAsia="Times New Roman" w:hAnsi="Times New Roman" w:cs="Times New Roman"/>
            <w:i/>
            <w:iCs/>
            <w:kern w:val="0"/>
            <w:lang w:eastAsia="nb-NO"/>
            <w14:ligatures w14:val="none"/>
          </w:rPr>
          <w:t xml:space="preserve">trillions </w:t>
        </w:r>
        <w:proofErr w:type="spellStart"/>
        <w:r>
          <w:rPr>
            <w:rFonts w:ascii="Times New Roman" w:eastAsia="Times New Roman" w:hAnsi="Times New Roman" w:cs="Times New Roman"/>
            <w:i/>
            <w:iCs/>
            <w:kern w:val="0"/>
            <w:lang w:eastAsia="nb-NO"/>
            <w14:ligatures w14:val="none"/>
          </w:rPr>
          <w:t>of</w:t>
        </w:r>
        <w:proofErr w:type="spellEnd"/>
        <w:r>
          <w:rPr>
            <w:rFonts w:ascii="Times New Roman" w:eastAsia="Times New Roman" w:hAnsi="Times New Roman" w:cs="Times New Roman"/>
            <w:i/>
            <w:iCs/>
            <w:kern w:val="0"/>
            <w:lang w:eastAsia="nb-NO"/>
            <w14:ligatures w14:val="none"/>
          </w:rPr>
          <w:t xml:space="preserve"> USD</w:t>
        </w:r>
      </w:ins>
      <w:r w:rsidRPr="00A77D5E">
        <w:rPr>
          <w:rFonts w:ascii="Times New Roman" w:eastAsia="Times New Roman" w:hAnsi="Times New Roman" w:cs="Times New Roman"/>
          <w:i/>
          <w:iCs/>
          <w:kern w:val="0"/>
          <w:lang w:eastAsia="nb-NO"/>
          <w14:ligatures w14:val="none"/>
        </w:rPr>
        <w:t xml:space="preserve">, blackout regions for </w:t>
      </w:r>
      <w:proofErr w:type="spellStart"/>
      <w:r w:rsidRPr="00A77D5E">
        <w:rPr>
          <w:rFonts w:ascii="Times New Roman" w:eastAsia="Times New Roman" w:hAnsi="Times New Roman" w:cs="Times New Roman"/>
          <w:i/>
          <w:iCs/>
          <w:kern w:val="0"/>
          <w:lang w:eastAsia="nb-NO"/>
          <w14:ligatures w14:val="none"/>
        </w:rPr>
        <w:t>years</w:t>
      </w:r>
      <w:proofErr w:type="spellEnd"/>
      <w:r w:rsidRPr="00A77D5E">
        <w:rPr>
          <w:rFonts w:ascii="Times New Roman" w:eastAsia="Times New Roman" w:hAnsi="Times New Roman" w:cs="Times New Roman"/>
          <w:i/>
          <w:iCs/>
          <w:kern w:val="0"/>
          <w:lang w:eastAsia="nb-NO"/>
          <w14:ligatures w14:val="none"/>
        </w:rPr>
        <w:t xml:space="preserve"> via transformer </w:t>
      </w:r>
      <w:proofErr w:type="spellStart"/>
      <w:r w:rsidRPr="00A77D5E">
        <w:rPr>
          <w:rFonts w:ascii="Times New Roman" w:eastAsia="Times New Roman" w:hAnsi="Times New Roman" w:cs="Times New Roman"/>
          <w:i/>
          <w:iCs/>
          <w:kern w:val="0"/>
          <w:lang w:eastAsia="nb-NO"/>
          <w14:ligatures w14:val="none"/>
        </w:rPr>
        <w:t>failures</w:t>
      </w:r>
      <w:proofErr w:type="spellEnd"/>
      <w:r w:rsidRPr="00A77D5E">
        <w:rPr>
          <w:rFonts w:ascii="Times New Roman" w:eastAsia="Times New Roman" w:hAnsi="Times New Roman" w:cs="Times New Roman"/>
          <w:i/>
          <w:iCs/>
          <w:kern w:val="0"/>
          <w:lang w:eastAsia="nb-NO"/>
          <w14:ligatures w14:val="none"/>
        </w:rPr>
        <w:t>,</w:t>
      </w:r>
      <w:ins w:id="14" w:author="Brage Johansen" w:date="2026-03-29T10:25:00Z" w16du:dateUtc="2026-03-29T08:25:00Z">
        <w:r>
          <w:rPr>
            <w:rFonts w:ascii="Times New Roman" w:eastAsia="Times New Roman" w:hAnsi="Times New Roman" w:cs="Times New Roman"/>
            <w:i/>
            <w:iCs/>
            <w:kern w:val="0"/>
            <w:lang w:eastAsia="nb-NO"/>
            <w14:ligatures w14:val="none"/>
          </w:rPr>
          <w:t xml:space="preserve"> and</w:t>
        </w:r>
      </w:ins>
      <w:r w:rsidRPr="00A77D5E">
        <w:rPr>
          <w:rFonts w:ascii="Times New Roman" w:eastAsia="Times New Roman" w:hAnsi="Times New Roman" w:cs="Times New Roman"/>
          <w:i/>
          <w:iCs/>
          <w:kern w:val="0"/>
          <w:lang w:eastAsia="nb-NO"/>
          <w14:ligatures w14:val="none"/>
        </w:rPr>
        <w:t xml:space="preserve"> </w:t>
      </w:r>
      <w:proofErr w:type="spellStart"/>
      <w:r w:rsidRPr="00A77D5E">
        <w:rPr>
          <w:rFonts w:ascii="Times New Roman" w:eastAsia="Times New Roman" w:hAnsi="Times New Roman" w:cs="Times New Roman"/>
          <w:i/>
          <w:iCs/>
          <w:kern w:val="0"/>
          <w:lang w:eastAsia="nb-NO"/>
          <w14:ligatures w14:val="none"/>
        </w:rPr>
        <w:t>disrupt</w:t>
      </w:r>
      <w:proofErr w:type="spellEnd"/>
      <w:r w:rsidRPr="00A77D5E">
        <w:rPr>
          <w:rFonts w:ascii="Times New Roman" w:eastAsia="Times New Roman" w:hAnsi="Times New Roman" w:cs="Times New Roman"/>
          <w:i/>
          <w:iCs/>
          <w:kern w:val="0"/>
          <w:lang w:eastAsia="nb-NO"/>
          <w14:ligatures w14:val="none"/>
        </w:rPr>
        <w:t xml:space="preserve"> </w:t>
      </w:r>
      <w:proofErr w:type="spellStart"/>
      <w:r w:rsidRPr="00A77D5E">
        <w:rPr>
          <w:rFonts w:ascii="Times New Roman" w:eastAsia="Times New Roman" w:hAnsi="Times New Roman" w:cs="Times New Roman"/>
          <w:i/>
          <w:iCs/>
          <w:kern w:val="0"/>
          <w:lang w:eastAsia="nb-NO"/>
          <w14:ligatures w14:val="none"/>
        </w:rPr>
        <w:t>satellites</w:t>
      </w:r>
      <w:proofErr w:type="spellEnd"/>
      <w:r w:rsidRPr="00A77D5E">
        <w:rPr>
          <w:rFonts w:ascii="Times New Roman" w:eastAsia="Times New Roman" w:hAnsi="Times New Roman" w:cs="Times New Roman"/>
          <w:i/>
          <w:iCs/>
          <w:kern w:val="0"/>
          <w:lang w:eastAsia="nb-NO"/>
          <w14:ligatures w14:val="none"/>
        </w:rPr>
        <w:t xml:space="preserve"> &amp; GPS.</w:t>
      </w:r>
      <w:ins w:id="15" w:author="Brage Johansen" w:date="2026-03-29T10:25:00Z" w16du:dateUtc="2026-03-29T08:25:00Z">
        <w:r>
          <w:rPr>
            <w:rFonts w:ascii="Times New Roman" w:eastAsia="Times New Roman" w:hAnsi="Times New Roman" w:cs="Times New Roman"/>
            <w:i/>
            <w:iCs/>
            <w:kern w:val="0"/>
            <w:lang w:eastAsia="nb-NO"/>
            <w14:ligatures w14:val="none"/>
          </w:rPr>
          <w:t xml:space="preserve"> </w:t>
        </w:r>
        <w:proofErr w:type="spellStart"/>
        <w:r>
          <w:rPr>
            <w:rFonts w:ascii="Times New Roman" w:eastAsia="Times New Roman" w:hAnsi="Times New Roman" w:cs="Times New Roman"/>
            <w:i/>
            <w:iCs/>
            <w:kern w:val="0"/>
            <w:lang w:eastAsia="nb-NO"/>
            <w14:ligatures w14:val="none"/>
          </w:rPr>
          <w:t>There</w:t>
        </w:r>
        <w:proofErr w:type="spellEnd"/>
        <w:r>
          <w:rPr>
            <w:rFonts w:ascii="Times New Roman" w:eastAsia="Times New Roman" w:hAnsi="Times New Roman" w:cs="Times New Roman"/>
            <w:i/>
            <w:iCs/>
            <w:kern w:val="0"/>
            <w:lang w:eastAsia="nb-NO"/>
            <w14:ligatures w14:val="none"/>
          </w:rPr>
          <w:t xml:space="preserve"> is a</w:t>
        </w:r>
      </w:ins>
      <w:r w:rsidRPr="00A77D5E">
        <w:rPr>
          <w:rFonts w:ascii="Times New Roman" w:eastAsia="Times New Roman" w:hAnsi="Times New Roman" w:cs="Times New Roman"/>
          <w:i/>
          <w:iCs/>
          <w:kern w:val="0"/>
          <w:lang w:eastAsia="nb-NO"/>
          <w14:ligatures w14:val="none"/>
        </w:rPr>
        <w:t xml:space="preserve"> 12% </w:t>
      </w:r>
      <w:proofErr w:type="spellStart"/>
      <w:r w:rsidRPr="00A77D5E">
        <w:rPr>
          <w:rFonts w:ascii="Times New Roman" w:eastAsia="Times New Roman" w:hAnsi="Times New Roman" w:cs="Times New Roman"/>
          <w:i/>
          <w:iCs/>
          <w:kern w:val="0"/>
          <w:lang w:eastAsia="nb-NO"/>
          <w14:ligatures w14:val="none"/>
        </w:rPr>
        <w:t>chance</w:t>
      </w:r>
      <w:proofErr w:type="spellEnd"/>
      <w:r w:rsidRPr="00A77D5E">
        <w:rPr>
          <w:rFonts w:ascii="Times New Roman" w:eastAsia="Times New Roman" w:hAnsi="Times New Roman" w:cs="Times New Roman"/>
          <w:i/>
          <w:iCs/>
          <w:kern w:val="0"/>
          <w:lang w:eastAsia="nb-NO"/>
          <w14:ligatures w14:val="none"/>
        </w:rPr>
        <w:t xml:space="preserve"> per </w:t>
      </w:r>
      <w:proofErr w:type="spellStart"/>
      <w:r w:rsidRPr="00A77D5E">
        <w:rPr>
          <w:rFonts w:ascii="Times New Roman" w:eastAsia="Times New Roman" w:hAnsi="Times New Roman" w:cs="Times New Roman"/>
          <w:i/>
          <w:iCs/>
          <w:kern w:val="0"/>
          <w:lang w:eastAsia="nb-NO"/>
          <w14:ligatures w14:val="none"/>
        </w:rPr>
        <w:t>decade</w:t>
      </w:r>
      <w:proofErr w:type="spellEnd"/>
      <w:r w:rsidRPr="00A77D5E">
        <w:rPr>
          <w:rFonts w:ascii="Times New Roman" w:eastAsia="Times New Roman" w:hAnsi="Times New Roman" w:cs="Times New Roman"/>
          <w:i/>
          <w:iCs/>
          <w:kern w:val="0"/>
          <w:lang w:eastAsia="nb-NO"/>
          <w14:ligatures w14:val="none"/>
        </w:rPr>
        <w:t>—</w:t>
      </w:r>
      <w:proofErr w:type="spellStart"/>
      <w:ins w:id="16" w:author="Brage Johansen" w:date="2026-03-29T10:25:00Z" w16du:dateUtc="2026-03-29T08:25:00Z">
        <w:r>
          <w:rPr>
            <w:rFonts w:ascii="Times New Roman" w:eastAsia="Times New Roman" w:hAnsi="Times New Roman" w:cs="Times New Roman"/>
            <w:i/>
            <w:iCs/>
            <w:kern w:val="0"/>
            <w:lang w:eastAsia="nb-NO"/>
            <w14:ligatures w14:val="none"/>
          </w:rPr>
          <w:t>you</w:t>
        </w:r>
        <w:proofErr w:type="spellEnd"/>
        <w:r>
          <w:rPr>
            <w:rFonts w:ascii="Times New Roman" w:eastAsia="Times New Roman" w:hAnsi="Times New Roman" w:cs="Times New Roman"/>
            <w:i/>
            <w:iCs/>
            <w:kern w:val="0"/>
            <w:lang w:eastAsia="nb-NO"/>
            <w14:ligatures w14:val="none"/>
          </w:rPr>
          <w:t xml:space="preserve"> </w:t>
        </w:r>
        <w:proofErr w:type="spellStart"/>
        <w:r>
          <w:rPr>
            <w:rFonts w:ascii="Times New Roman" w:eastAsia="Times New Roman" w:hAnsi="Times New Roman" w:cs="Times New Roman"/>
            <w:i/>
            <w:iCs/>
            <w:kern w:val="0"/>
            <w:lang w:eastAsia="nb-NO"/>
            <w14:ligatures w14:val="none"/>
          </w:rPr>
          <w:t>can</w:t>
        </w:r>
        <w:proofErr w:type="spellEnd"/>
        <w:r>
          <w:rPr>
            <w:rFonts w:ascii="Times New Roman" w:eastAsia="Times New Roman" w:hAnsi="Times New Roman" w:cs="Times New Roman"/>
            <w:i/>
            <w:iCs/>
            <w:kern w:val="0"/>
            <w:lang w:eastAsia="nb-NO"/>
            <w14:ligatures w14:val="none"/>
          </w:rPr>
          <w:t xml:space="preserve"> </w:t>
        </w:r>
      </w:ins>
      <w:proofErr w:type="spellStart"/>
      <w:r w:rsidRPr="00A77D5E">
        <w:rPr>
          <w:rFonts w:ascii="Times New Roman" w:eastAsia="Times New Roman" w:hAnsi="Times New Roman" w:cs="Times New Roman"/>
          <w:i/>
          <w:iCs/>
          <w:kern w:val="0"/>
          <w:lang w:eastAsia="nb-NO"/>
          <w14:ligatures w14:val="none"/>
        </w:rPr>
        <w:t>track</w:t>
      </w:r>
      <w:proofErr w:type="spellEnd"/>
      <w:r w:rsidRPr="00A77D5E">
        <w:rPr>
          <w:rFonts w:ascii="Times New Roman" w:eastAsia="Times New Roman" w:hAnsi="Times New Roman" w:cs="Times New Roman"/>
          <w:i/>
          <w:iCs/>
          <w:kern w:val="0"/>
          <w:lang w:eastAsia="nb-NO"/>
          <w14:ligatures w14:val="none"/>
        </w:rPr>
        <w:t xml:space="preserve"> it with Earth </w:t>
      </w:r>
      <w:proofErr w:type="spellStart"/>
      <w:r w:rsidRPr="00A77D5E">
        <w:rPr>
          <w:rFonts w:ascii="Times New Roman" w:eastAsia="Times New Roman" w:hAnsi="Times New Roman" w:cs="Times New Roman"/>
          <w:i/>
          <w:iCs/>
          <w:kern w:val="0"/>
          <w:lang w:eastAsia="nb-NO"/>
          <w14:ligatures w14:val="none"/>
        </w:rPr>
        <w:t>Moves</w:t>
      </w:r>
      <w:proofErr w:type="spellEnd"/>
      <w:r w:rsidRPr="00A77D5E">
        <w:rPr>
          <w:rFonts w:ascii="Times New Roman" w:eastAsia="Times New Roman" w:hAnsi="Times New Roman" w:cs="Times New Roman"/>
          <w:i/>
          <w:iCs/>
          <w:kern w:val="0"/>
          <w:lang w:eastAsia="nb-NO"/>
          <w14:ligatures w14:val="none"/>
        </w:rPr>
        <w:t xml:space="preserve"> Watch.</w:t>
      </w:r>
    </w:p>
    <w:p w14:paraId="6FCE8DF5" w14:textId="77777777" w:rsidR="00A77D5E" w:rsidRPr="00A77D5E" w:rsidRDefault="00A77D5E" w:rsidP="00A77D5E">
      <w:pPr>
        <w:rPr>
          <w:rFonts w:ascii="DM Mono" w:eastAsia="Times New Roman" w:hAnsi="DM Mono" w:cs="Times New Roman"/>
          <w:spacing w:val="7"/>
          <w:kern w:val="0"/>
          <w:lang w:eastAsia="nb-NO"/>
          <w14:ligatures w14:val="none"/>
        </w:rPr>
      </w:pPr>
      <w:proofErr w:type="spellStart"/>
      <w:r w:rsidRPr="00A77D5E">
        <w:rPr>
          <w:rFonts w:ascii="DM Mono" w:eastAsia="Times New Roman" w:hAnsi="DM Mono" w:cs="Times New Roman"/>
          <w:spacing w:val="7"/>
          <w:kern w:val="0"/>
          <w:lang w:eastAsia="nb-NO"/>
          <w14:ligatures w14:val="none"/>
        </w:rPr>
        <w:t>March</w:t>
      </w:r>
      <w:proofErr w:type="spellEnd"/>
      <w:r w:rsidRPr="00A77D5E">
        <w:rPr>
          <w:rFonts w:ascii="DM Mono" w:eastAsia="Times New Roman" w:hAnsi="DM Mono" w:cs="Times New Roman"/>
          <w:spacing w:val="7"/>
          <w:kern w:val="0"/>
          <w:lang w:eastAsia="nb-NO"/>
          <w14:ligatures w14:val="none"/>
        </w:rPr>
        <w:t xml:space="preserve"> 9, 2026·4 min </w:t>
      </w:r>
      <w:proofErr w:type="spellStart"/>
      <w:r w:rsidRPr="00A77D5E">
        <w:rPr>
          <w:rFonts w:ascii="DM Mono" w:eastAsia="Times New Roman" w:hAnsi="DM Mono" w:cs="Times New Roman"/>
          <w:spacing w:val="7"/>
          <w:kern w:val="0"/>
          <w:lang w:eastAsia="nb-NO"/>
          <w14:ligatures w14:val="none"/>
        </w:rPr>
        <w:t>read·Earth</w:t>
      </w:r>
      <w:proofErr w:type="spellEnd"/>
      <w:r w:rsidRPr="00A77D5E">
        <w:rPr>
          <w:rFonts w:ascii="DM Mono" w:eastAsia="Times New Roman" w:hAnsi="DM Mono" w:cs="Times New Roman"/>
          <w:spacing w:val="7"/>
          <w:kern w:val="0"/>
          <w:lang w:eastAsia="nb-NO"/>
          <w14:ligatures w14:val="none"/>
        </w:rPr>
        <w:t xml:space="preserve"> </w:t>
      </w:r>
      <w:proofErr w:type="spellStart"/>
      <w:r w:rsidRPr="00A77D5E">
        <w:rPr>
          <w:rFonts w:ascii="DM Mono" w:eastAsia="Times New Roman" w:hAnsi="DM Mono" w:cs="Times New Roman"/>
          <w:spacing w:val="7"/>
          <w:kern w:val="0"/>
          <w:lang w:eastAsia="nb-NO"/>
          <w14:ligatures w14:val="none"/>
        </w:rPr>
        <w:t>Moves</w:t>
      </w:r>
      <w:proofErr w:type="spellEnd"/>
    </w:p>
    <w:p w14:paraId="6228E843" w14:textId="2630EB53" w:rsidR="00A77D5E" w:rsidRPr="00A77D5E" w:rsidRDefault="00A77D5E" w:rsidP="00A77D5E">
      <w:pPr>
        <w:rPr>
          <w:rFonts w:ascii="Times New Roman" w:eastAsia="Times New Roman" w:hAnsi="Times New Roman" w:cs="Times New Roman"/>
          <w:kern w:val="0"/>
          <w:lang w:eastAsia="nb-NO"/>
          <w14:ligatures w14:val="none"/>
        </w:rPr>
      </w:pPr>
      <w:r w:rsidRPr="00A77D5E">
        <w:rPr>
          <w:rFonts w:ascii="Times New Roman" w:eastAsia="Times New Roman" w:hAnsi="Times New Roman" w:cs="Times New Roman"/>
          <w:kern w:val="0"/>
          <w:lang w:eastAsia="nb-NO"/>
          <w14:ligatures w14:val="none"/>
        </w:rPr>
        <w:fldChar w:fldCharType="begin"/>
      </w:r>
      <w:r w:rsidRPr="00A77D5E">
        <w:rPr>
          <w:rFonts w:ascii="Times New Roman" w:eastAsia="Times New Roman" w:hAnsi="Times New Roman" w:cs="Times New Roman"/>
          <w:kern w:val="0"/>
          <w:lang w:eastAsia="nb-NO"/>
          <w14:ligatures w14:val="none"/>
        </w:rPr>
        <w:instrText xml:space="preserve"> INCLUDEPICTURE "https://earthmoves-final.vercel.app/ephemeris/carrington-event-solar-storm-power-grid-destruction-hero-0.webp" \* MERGEFORMATINET </w:instrText>
      </w:r>
      <w:r w:rsidRPr="00A77D5E">
        <w:rPr>
          <w:rFonts w:ascii="Times New Roman" w:eastAsia="Times New Roman" w:hAnsi="Times New Roman" w:cs="Times New Roman"/>
          <w:kern w:val="0"/>
          <w:lang w:eastAsia="nb-NO"/>
          <w14:ligatures w14:val="none"/>
        </w:rPr>
        <w:fldChar w:fldCharType="separate"/>
      </w:r>
      <w:r w:rsidRPr="00A77D5E">
        <w:rPr>
          <w:rFonts w:ascii="Times New Roman" w:eastAsia="Times New Roman" w:hAnsi="Times New Roman" w:cs="Times New Roman"/>
          <w:noProof/>
          <w:kern w:val="0"/>
          <w:lang w:eastAsia="nb-NO"/>
          <w14:ligatures w14:val="none"/>
        </w:rPr>
        <w:drawing>
          <wp:inline distT="0" distB="0" distL="0" distR="0" wp14:anchorId="305CB93F" wp14:editId="5D6C1C01">
            <wp:extent cx="5760720" cy="3141980"/>
            <wp:effectExtent l="0" t="0" r="5080" b="0"/>
            <wp:docPr id="1704378950" name="Bilde 5" descr="Earth overwhelmed by global auroras from a Carrington-scale solar super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rth overwhelmed by global auroras from a Carrington-scale solar superstor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141980"/>
                    </a:xfrm>
                    <a:prstGeom prst="rect">
                      <a:avLst/>
                    </a:prstGeom>
                    <a:noFill/>
                    <a:ln>
                      <a:noFill/>
                    </a:ln>
                  </pic:spPr>
                </pic:pic>
              </a:graphicData>
            </a:graphic>
          </wp:inline>
        </w:drawing>
      </w:r>
      <w:r w:rsidRPr="00A77D5E">
        <w:rPr>
          <w:rFonts w:ascii="Times New Roman" w:eastAsia="Times New Roman" w:hAnsi="Times New Roman" w:cs="Times New Roman"/>
          <w:kern w:val="0"/>
          <w:lang w:eastAsia="nb-NO"/>
          <w14:ligatures w14:val="none"/>
        </w:rPr>
        <w:fldChar w:fldCharType="end"/>
      </w:r>
      <w:r w:rsidRPr="00A77D5E">
        <w:rPr>
          <w:rFonts w:ascii="Times New Roman" w:eastAsia="Times New Roman" w:hAnsi="Times New Roman" w:cs="Times New Roman"/>
          <w:kern w:val="0"/>
          <w:lang w:eastAsia="nb-NO"/>
          <w14:ligatures w14:val="none"/>
        </w:rPr>
        <w:t>Image: </w:t>
      </w:r>
      <w:proofErr w:type="spellStart"/>
      <w:r w:rsidRPr="00A77D5E">
        <w:rPr>
          <w:rFonts w:ascii="Times New Roman" w:eastAsia="Times New Roman" w:hAnsi="Times New Roman" w:cs="Times New Roman"/>
          <w:kern w:val="0"/>
          <w:lang w:eastAsia="nb-NO"/>
          <w14:ligatures w14:val="none"/>
        </w:rPr>
        <w:t>Generated</w:t>
      </w:r>
      <w:proofErr w:type="spellEnd"/>
      <w:r w:rsidRPr="00A77D5E">
        <w:rPr>
          <w:rFonts w:ascii="Times New Roman" w:eastAsia="Times New Roman" w:hAnsi="Times New Roman" w:cs="Times New Roman"/>
          <w:kern w:val="0"/>
          <w:lang w:eastAsia="nb-NO"/>
          <w14:ligatures w14:val="none"/>
        </w:rPr>
        <w:t xml:space="preserve"> by Earth </w:t>
      </w:r>
      <w:proofErr w:type="spellStart"/>
      <w:r w:rsidRPr="00A77D5E">
        <w:rPr>
          <w:rFonts w:ascii="Times New Roman" w:eastAsia="Times New Roman" w:hAnsi="Times New Roman" w:cs="Times New Roman"/>
          <w:kern w:val="0"/>
          <w:lang w:eastAsia="nb-NO"/>
          <w14:ligatures w14:val="none"/>
        </w:rPr>
        <w:t>Moves</w:t>
      </w:r>
      <w:proofErr w:type="spellEnd"/>
      <w:r w:rsidRPr="00A77D5E">
        <w:rPr>
          <w:rFonts w:ascii="Times New Roman" w:eastAsia="Times New Roman" w:hAnsi="Times New Roman" w:cs="Times New Roman"/>
          <w:kern w:val="0"/>
          <w:lang w:eastAsia="nb-NO"/>
          <w14:ligatures w14:val="none"/>
        </w:rPr>
        <w:t xml:space="preserve"> AI</w:t>
      </w:r>
    </w:p>
    <w:p w14:paraId="566340B5" w14:textId="7F9DFE3C" w:rsidR="00A77D5E" w:rsidRPr="00A77D5E" w:rsidRDefault="00A77D5E" w:rsidP="00A77D5E">
      <w:pPr>
        <w:spacing w:before="100" w:beforeAutospacing="1" w:after="100" w:afterAutospacing="1"/>
        <w:outlineLvl w:val="0"/>
        <w:rPr>
          <w:rFonts w:ascii="Times New Roman" w:eastAsia="Times New Roman" w:hAnsi="Times New Roman" w:cs="Times New Roman"/>
          <w:color w:val="000000" w:themeColor="text1"/>
          <w:kern w:val="36"/>
          <w:sz w:val="48"/>
          <w:szCs w:val="48"/>
          <w:lang w:eastAsia="nb-NO"/>
          <w14:ligatures w14:val="none"/>
        </w:rPr>
      </w:pPr>
      <w:proofErr w:type="spellStart"/>
      <w:r w:rsidRPr="00A77D5E">
        <w:rPr>
          <w:rFonts w:ascii="Times New Roman" w:eastAsia="Times New Roman" w:hAnsi="Times New Roman" w:cs="Times New Roman"/>
          <w:color w:val="000000" w:themeColor="text1"/>
          <w:kern w:val="36"/>
          <w:sz w:val="48"/>
          <w:szCs w:val="48"/>
          <w:lang w:eastAsia="nb-NO"/>
          <w14:ligatures w14:val="none"/>
        </w:rPr>
        <w:lastRenderedPageBreak/>
        <w:t>Carrington</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w:t>
      </w:r>
      <w:proofErr w:type="spellStart"/>
      <w:r w:rsidRPr="00A77D5E">
        <w:rPr>
          <w:rFonts w:ascii="Times New Roman" w:eastAsia="Times New Roman" w:hAnsi="Times New Roman" w:cs="Times New Roman"/>
          <w:color w:val="000000" w:themeColor="text1"/>
          <w:kern w:val="36"/>
          <w:sz w:val="48"/>
          <w:szCs w:val="48"/>
          <w:lang w:eastAsia="nb-NO"/>
          <w14:ligatures w14:val="none"/>
        </w:rPr>
        <w:t>Event</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The Solar Storm </w:t>
      </w:r>
      <w:proofErr w:type="spellStart"/>
      <w:r w:rsidRPr="00A77D5E">
        <w:rPr>
          <w:rFonts w:ascii="Times New Roman" w:eastAsia="Times New Roman" w:hAnsi="Times New Roman" w:cs="Times New Roman"/>
          <w:color w:val="000000" w:themeColor="text1"/>
          <w:kern w:val="36"/>
          <w:sz w:val="48"/>
          <w:szCs w:val="48"/>
          <w:lang w:eastAsia="nb-NO"/>
          <w14:ligatures w14:val="none"/>
        </w:rPr>
        <w:t>That</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w:t>
      </w:r>
      <w:proofErr w:type="spellStart"/>
      <w:r w:rsidRPr="00A77D5E">
        <w:rPr>
          <w:rFonts w:ascii="Times New Roman" w:eastAsia="Times New Roman" w:hAnsi="Times New Roman" w:cs="Times New Roman"/>
          <w:color w:val="000000" w:themeColor="text1"/>
          <w:kern w:val="36"/>
          <w:sz w:val="48"/>
          <w:szCs w:val="48"/>
          <w:lang w:eastAsia="nb-NO"/>
          <w14:ligatures w14:val="none"/>
        </w:rPr>
        <w:t>Could</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w:t>
      </w:r>
      <w:del w:id="17" w:author="Brage Johansen" w:date="2026-03-29T10:26:00Z" w16du:dateUtc="2026-03-29T08:26:00Z">
        <w:r w:rsidRPr="00A77D5E" w:rsidDel="00A77D5E">
          <w:rPr>
            <w:rFonts w:ascii="Times New Roman" w:eastAsia="Times New Roman" w:hAnsi="Times New Roman" w:cs="Times New Roman"/>
            <w:color w:val="000000" w:themeColor="text1"/>
            <w:kern w:val="36"/>
            <w:sz w:val="48"/>
            <w:szCs w:val="48"/>
            <w:lang w:eastAsia="nb-NO"/>
            <w14:ligatures w14:val="none"/>
          </w:rPr>
          <w:delText xml:space="preserve">Destroy </w:delText>
        </w:r>
      </w:del>
      <w:ins w:id="18" w:author="Brage Johansen" w:date="2026-03-29T10:26:00Z" w16du:dateUtc="2026-03-29T08:26:00Z">
        <w:r>
          <w:rPr>
            <w:rFonts w:ascii="Times New Roman" w:eastAsia="Times New Roman" w:hAnsi="Times New Roman" w:cs="Times New Roman"/>
            <w:color w:val="000000" w:themeColor="text1"/>
            <w:kern w:val="36"/>
            <w:sz w:val="48"/>
            <w:szCs w:val="48"/>
            <w:lang w:eastAsia="nb-NO"/>
            <w14:ligatures w14:val="none"/>
          </w:rPr>
          <w:t>Harm</w:t>
        </w:r>
        <w:r w:rsidRPr="00A77D5E">
          <w:rPr>
            <w:rFonts w:ascii="Times New Roman" w:eastAsia="Times New Roman" w:hAnsi="Times New Roman" w:cs="Times New Roman"/>
            <w:color w:val="000000" w:themeColor="text1"/>
            <w:kern w:val="36"/>
            <w:sz w:val="48"/>
            <w:szCs w:val="48"/>
            <w:lang w:eastAsia="nb-NO"/>
            <w14:ligatures w14:val="none"/>
          </w:rPr>
          <w:t xml:space="preserve"> </w:t>
        </w:r>
      </w:ins>
      <w:proofErr w:type="spellStart"/>
      <w:r w:rsidRPr="00A77D5E">
        <w:rPr>
          <w:rFonts w:ascii="Times New Roman" w:eastAsia="Times New Roman" w:hAnsi="Times New Roman" w:cs="Times New Roman"/>
          <w:color w:val="000000" w:themeColor="text1"/>
          <w:kern w:val="36"/>
          <w:sz w:val="48"/>
          <w:szCs w:val="48"/>
          <w:lang w:eastAsia="nb-NO"/>
          <w14:ligatures w14:val="none"/>
        </w:rPr>
        <w:t>the</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Power Grid and </w:t>
      </w:r>
      <w:proofErr w:type="spellStart"/>
      <w:ins w:id="19" w:author="Brage Johansen" w:date="2026-03-29T10:26:00Z" w16du:dateUtc="2026-03-29T08:26:00Z">
        <w:r>
          <w:rPr>
            <w:rFonts w:ascii="Times New Roman" w:eastAsia="Times New Roman" w:hAnsi="Times New Roman" w:cs="Times New Roman"/>
            <w:color w:val="000000" w:themeColor="text1"/>
            <w:kern w:val="36"/>
            <w:sz w:val="48"/>
            <w:szCs w:val="48"/>
            <w:lang w:eastAsia="nb-NO"/>
            <w14:ligatures w14:val="none"/>
          </w:rPr>
          <w:t>Disrupt</w:t>
        </w:r>
        <w:proofErr w:type="spellEnd"/>
        <w:r>
          <w:rPr>
            <w:rFonts w:ascii="Times New Roman" w:eastAsia="Times New Roman" w:hAnsi="Times New Roman" w:cs="Times New Roman"/>
            <w:color w:val="000000" w:themeColor="text1"/>
            <w:kern w:val="36"/>
            <w:sz w:val="48"/>
            <w:szCs w:val="48"/>
            <w:lang w:eastAsia="nb-NO"/>
            <w14:ligatures w14:val="none"/>
          </w:rPr>
          <w:t xml:space="preserve"> </w:t>
        </w:r>
      </w:ins>
      <w:del w:id="20" w:author="Brage Johansen" w:date="2026-03-29T10:26:00Z" w16du:dateUtc="2026-03-29T08:26:00Z">
        <w:r w:rsidRPr="00A77D5E" w:rsidDel="00A77D5E">
          <w:rPr>
            <w:rFonts w:ascii="Times New Roman" w:eastAsia="Times New Roman" w:hAnsi="Times New Roman" w:cs="Times New Roman"/>
            <w:color w:val="000000" w:themeColor="text1"/>
            <w:kern w:val="36"/>
            <w:sz w:val="48"/>
            <w:szCs w:val="48"/>
            <w:lang w:eastAsia="nb-NO"/>
            <w14:ligatures w14:val="none"/>
          </w:rPr>
          <w:delText xml:space="preserve">End </w:delText>
        </w:r>
      </w:del>
      <w:proofErr w:type="spellStart"/>
      <w:r w:rsidRPr="00A77D5E">
        <w:rPr>
          <w:rFonts w:ascii="Times New Roman" w:eastAsia="Times New Roman" w:hAnsi="Times New Roman" w:cs="Times New Roman"/>
          <w:color w:val="000000" w:themeColor="text1"/>
          <w:kern w:val="36"/>
          <w:sz w:val="48"/>
          <w:szCs w:val="48"/>
          <w:lang w:eastAsia="nb-NO"/>
          <w14:ligatures w14:val="none"/>
        </w:rPr>
        <w:t>Modern</w:t>
      </w:r>
      <w:proofErr w:type="spellEnd"/>
      <w:r w:rsidRPr="00A77D5E">
        <w:rPr>
          <w:rFonts w:ascii="Times New Roman" w:eastAsia="Times New Roman" w:hAnsi="Times New Roman" w:cs="Times New Roman"/>
          <w:color w:val="000000" w:themeColor="text1"/>
          <w:kern w:val="36"/>
          <w:sz w:val="48"/>
          <w:szCs w:val="48"/>
          <w:lang w:eastAsia="nb-NO"/>
          <w14:ligatures w14:val="none"/>
        </w:rPr>
        <w:t xml:space="preserve"> </w:t>
      </w:r>
      <w:proofErr w:type="spellStart"/>
      <w:r w:rsidRPr="00A77D5E">
        <w:rPr>
          <w:rFonts w:ascii="Times New Roman" w:eastAsia="Times New Roman" w:hAnsi="Times New Roman" w:cs="Times New Roman"/>
          <w:color w:val="000000" w:themeColor="text1"/>
          <w:kern w:val="36"/>
          <w:sz w:val="48"/>
          <w:szCs w:val="48"/>
          <w:lang w:eastAsia="nb-NO"/>
          <w14:ligatures w14:val="none"/>
        </w:rPr>
        <w:t>Civilisation</w:t>
      </w:r>
      <w:proofErr w:type="spellEnd"/>
    </w:p>
    <w:p w14:paraId="38B64EF3" w14:textId="3E13E202" w:rsidR="00A77D5E" w:rsidRPr="00A77D5E" w:rsidRDefault="00A77D5E" w:rsidP="00A77D5E">
      <w:pPr>
        <w:spacing w:before="100" w:beforeAutospacing="1" w:after="100" w:afterAutospacing="1"/>
        <w:rPr>
          <w:rFonts w:ascii="Times New Roman" w:eastAsia="Times New Roman" w:hAnsi="Times New Roman" w:cs="Times New Roman"/>
          <w:color w:val="000000" w:themeColor="text1"/>
          <w:kern w:val="0"/>
          <w:lang w:eastAsia="nb-NO"/>
          <w14:ligatures w14:val="none"/>
        </w:rPr>
      </w:pPr>
      <w:ins w:id="21" w:author="Brage Johansen" w:date="2026-03-29T10:27:00Z" w16du:dateUtc="2026-03-29T08:27:00Z">
        <w:r>
          <w:rPr>
            <w:rFonts w:ascii="Times New Roman" w:eastAsia="Times New Roman" w:hAnsi="Times New Roman" w:cs="Times New Roman"/>
            <w:color w:val="000000" w:themeColor="text1"/>
            <w:kern w:val="0"/>
            <w:lang w:eastAsia="nb-NO"/>
            <w14:ligatures w14:val="none"/>
          </w:rPr>
          <w:t xml:space="preserve">Our life-giving Sun is </w:t>
        </w:r>
        <w:proofErr w:type="spellStart"/>
        <w:r>
          <w:rPr>
            <w:rFonts w:ascii="Times New Roman" w:eastAsia="Times New Roman" w:hAnsi="Times New Roman" w:cs="Times New Roman"/>
            <w:color w:val="000000" w:themeColor="text1"/>
            <w:kern w:val="0"/>
            <w:lang w:eastAsia="nb-NO"/>
            <w14:ligatures w14:val="none"/>
          </w:rPr>
          <w:t>continously</w:t>
        </w:r>
        <w:proofErr w:type="spellEnd"/>
        <w:r>
          <w:rPr>
            <w:rFonts w:ascii="Times New Roman" w:eastAsia="Times New Roman" w:hAnsi="Times New Roman" w:cs="Times New Roman"/>
            <w:color w:val="000000" w:themeColor="text1"/>
            <w:kern w:val="0"/>
            <w:lang w:eastAsia="nb-NO"/>
            <w14:ligatures w14:val="none"/>
          </w:rPr>
          <w:t xml:space="preserve"> sending </w:t>
        </w:r>
        <w:proofErr w:type="spellStart"/>
        <w:r>
          <w:rPr>
            <w:rFonts w:ascii="Times New Roman" w:eastAsia="Times New Roman" w:hAnsi="Times New Roman" w:cs="Times New Roman"/>
            <w:color w:val="000000" w:themeColor="text1"/>
            <w:kern w:val="0"/>
            <w:lang w:eastAsia="nb-NO"/>
            <w14:ligatures w14:val="none"/>
          </w:rPr>
          <w:t>exploding</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burst</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of</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particles</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into</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space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These</w:t>
        </w:r>
        <w:proofErr w:type="spellEnd"/>
        <w:r>
          <w:rPr>
            <w:rFonts w:ascii="Times New Roman" w:eastAsia="Times New Roman" w:hAnsi="Times New Roman" w:cs="Times New Roman"/>
            <w:color w:val="000000" w:themeColor="text1"/>
            <w:kern w:val="0"/>
            <w:lang w:eastAsia="nb-NO"/>
            <w14:ligatures w14:val="none"/>
          </w:rPr>
          <w:t xml:space="preserve"> solar flares </w:t>
        </w:r>
      </w:ins>
      <w:ins w:id="22" w:author="Brage Johansen" w:date="2026-03-29T10:28:00Z" w16du:dateUtc="2026-03-29T08:28:00Z">
        <w:r>
          <w:rPr>
            <w:rFonts w:ascii="Times New Roman" w:eastAsia="Times New Roman" w:hAnsi="Times New Roman" w:cs="Times New Roman"/>
            <w:color w:val="000000" w:themeColor="text1"/>
            <w:kern w:val="0"/>
            <w:lang w:eastAsia="nb-NO"/>
            <w14:ligatures w14:val="none"/>
          </w:rPr>
          <w:t xml:space="preserve">hits Earth from time to time, and it is </w:t>
        </w:r>
        <w:proofErr w:type="spellStart"/>
        <w:r>
          <w:rPr>
            <w:rFonts w:ascii="Times New Roman" w:eastAsia="Times New Roman" w:hAnsi="Times New Roman" w:cs="Times New Roman"/>
            <w:color w:val="000000" w:themeColor="text1"/>
            <w:kern w:val="0"/>
            <w:lang w:eastAsia="nb-NO"/>
            <w14:ligatures w14:val="none"/>
          </w:rPr>
          <w:t>what</w:t>
        </w:r>
        <w:proofErr w:type="spellEnd"/>
        <w:r>
          <w:rPr>
            <w:rFonts w:ascii="Times New Roman" w:eastAsia="Times New Roman" w:hAnsi="Times New Roman" w:cs="Times New Roman"/>
            <w:color w:val="000000" w:themeColor="text1"/>
            <w:kern w:val="0"/>
            <w:lang w:eastAsia="nb-NO"/>
            <w14:ligatures w14:val="none"/>
          </w:rPr>
          <w:t xml:space="preserve"> is </w:t>
        </w:r>
        <w:proofErr w:type="spellStart"/>
        <w:r>
          <w:rPr>
            <w:rFonts w:ascii="Times New Roman" w:eastAsia="Times New Roman" w:hAnsi="Times New Roman" w:cs="Times New Roman"/>
            <w:color w:val="000000" w:themeColor="text1"/>
            <w:kern w:val="0"/>
            <w:lang w:eastAsia="nb-NO"/>
            <w14:ligatures w14:val="none"/>
          </w:rPr>
          <w:t>making</w:t>
        </w:r>
        <w:proofErr w:type="spellEnd"/>
        <w:r>
          <w:rPr>
            <w:rFonts w:ascii="Times New Roman" w:eastAsia="Times New Roman" w:hAnsi="Times New Roman" w:cs="Times New Roman"/>
            <w:color w:val="000000" w:themeColor="text1"/>
            <w:kern w:val="0"/>
            <w:lang w:eastAsia="nb-NO"/>
            <w14:ligatures w14:val="none"/>
          </w:rPr>
          <w:t xml:space="preserve"> aurora </w:t>
        </w:r>
        <w:proofErr w:type="spellStart"/>
        <w:r>
          <w:rPr>
            <w:rFonts w:ascii="Times New Roman" w:eastAsia="Times New Roman" w:hAnsi="Times New Roman" w:cs="Times New Roman"/>
            <w:color w:val="000000" w:themeColor="text1"/>
            <w:kern w:val="0"/>
            <w:lang w:eastAsia="nb-NO"/>
            <w14:ligatures w14:val="none"/>
          </w:rPr>
          <w:t>borealis</w:t>
        </w:r>
        <w:proofErr w:type="spellEnd"/>
        <w:r>
          <w:rPr>
            <w:rFonts w:ascii="Times New Roman" w:eastAsia="Times New Roman" w:hAnsi="Times New Roman" w:cs="Times New Roman"/>
            <w:color w:val="000000" w:themeColor="text1"/>
            <w:kern w:val="0"/>
            <w:lang w:eastAsia="nb-NO"/>
            <w14:ligatures w14:val="none"/>
          </w:rPr>
          <w:t xml:space="preserve"> or </w:t>
        </w:r>
        <w:proofErr w:type="spellStart"/>
        <w:r>
          <w:rPr>
            <w:rFonts w:ascii="Times New Roman" w:eastAsia="Times New Roman" w:hAnsi="Times New Roman" w:cs="Times New Roman"/>
            <w:color w:val="000000" w:themeColor="text1"/>
            <w:kern w:val="0"/>
            <w:lang w:eastAsia="nb-NO"/>
            <w14:ligatures w14:val="none"/>
          </w:rPr>
          <w:t>northern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lights</w:t>
        </w:r>
        <w:proofErr w:type="spellEnd"/>
        <w:r>
          <w:rPr>
            <w:rFonts w:ascii="Times New Roman" w:eastAsia="Times New Roman" w:hAnsi="Times New Roman" w:cs="Times New Roman"/>
            <w:color w:val="000000" w:themeColor="text1"/>
            <w:kern w:val="0"/>
            <w:lang w:eastAsia="nb-NO"/>
            <w14:ligatures w14:val="none"/>
          </w:rPr>
          <w:t xml:space="preserve"> at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North and South Pole areas. </w:t>
        </w:r>
      </w:ins>
      <w:r w:rsidRPr="00A77D5E">
        <w:rPr>
          <w:rFonts w:ascii="Times New Roman" w:eastAsia="Times New Roman" w:hAnsi="Times New Roman" w:cs="Times New Roman"/>
          <w:color w:val="000000" w:themeColor="text1"/>
          <w:kern w:val="0"/>
          <w:lang w:eastAsia="nb-NO"/>
          <w14:ligatures w14:val="none"/>
        </w:rPr>
        <w:t xml:space="preserve">A </w:t>
      </w:r>
      <w:proofErr w:type="spellStart"/>
      <w:r w:rsidRPr="00A77D5E">
        <w:rPr>
          <w:rFonts w:ascii="Times New Roman" w:eastAsia="Times New Roman" w:hAnsi="Times New Roman" w:cs="Times New Roman"/>
          <w:color w:val="000000" w:themeColor="text1"/>
          <w:kern w:val="0"/>
          <w:lang w:eastAsia="nb-NO"/>
          <w14:ligatures w14:val="none"/>
        </w:rPr>
        <w:t>Carrington-level</w:t>
      </w:r>
      <w:proofErr w:type="spellEnd"/>
      <w:r w:rsidRPr="00A77D5E">
        <w:rPr>
          <w:rFonts w:ascii="Times New Roman" w:eastAsia="Times New Roman" w:hAnsi="Times New Roman" w:cs="Times New Roman"/>
          <w:color w:val="000000" w:themeColor="text1"/>
          <w:kern w:val="0"/>
          <w:lang w:eastAsia="nb-NO"/>
          <w14:ligatures w14:val="none"/>
        </w:rPr>
        <w:t xml:space="preserve"> solar storm</w:t>
      </w:r>
      <w:ins w:id="23" w:author="Brage Johansen" w:date="2026-03-29T10:28:00Z" w16du:dateUtc="2026-03-29T08:28:00Z">
        <w:r>
          <w:rPr>
            <w:rFonts w:ascii="Times New Roman" w:eastAsia="Times New Roman" w:hAnsi="Times New Roman" w:cs="Times New Roman"/>
            <w:color w:val="000000" w:themeColor="text1"/>
            <w:kern w:val="0"/>
            <w:lang w:eastAsia="nb-NO"/>
            <w14:ligatures w14:val="none"/>
          </w:rPr>
          <w:t xml:space="preserve"> is </w:t>
        </w:r>
      </w:ins>
      <w:ins w:id="24" w:author="Brage Johansen" w:date="2026-03-29T10:29:00Z" w16du:dateUtc="2026-03-29T08:29:00Z">
        <w:r>
          <w:rPr>
            <w:rFonts w:ascii="Times New Roman" w:eastAsia="Times New Roman" w:hAnsi="Times New Roman" w:cs="Times New Roman"/>
            <w:color w:val="000000" w:themeColor="text1"/>
            <w:kern w:val="0"/>
            <w:lang w:eastAsia="nb-NO"/>
            <w14:ligatures w14:val="none"/>
          </w:rPr>
          <w:t xml:space="preserve">a huge </w:t>
        </w:r>
        <w:proofErr w:type="spellStart"/>
        <w:r>
          <w:rPr>
            <w:rFonts w:ascii="Times New Roman" w:eastAsia="Times New Roman" w:hAnsi="Times New Roman" w:cs="Times New Roman"/>
            <w:color w:val="000000" w:themeColor="text1"/>
            <w:kern w:val="0"/>
            <w:lang w:eastAsia="nb-NO"/>
            <w14:ligatures w14:val="none"/>
          </w:rPr>
          <w:t>explosion</w:t>
        </w:r>
        <w:proofErr w:type="spellEnd"/>
        <w:r>
          <w:rPr>
            <w:rFonts w:ascii="Times New Roman" w:eastAsia="Times New Roman" w:hAnsi="Times New Roman" w:cs="Times New Roman"/>
            <w:color w:val="000000" w:themeColor="text1"/>
            <w:kern w:val="0"/>
            <w:lang w:eastAsia="nb-NO"/>
            <w14:ligatures w14:val="none"/>
          </w:rPr>
          <w:t xml:space="preserve"> on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Sun </w:t>
        </w:r>
        <w:proofErr w:type="spellStart"/>
        <w:r>
          <w:rPr>
            <w:rFonts w:ascii="Times New Roman" w:eastAsia="Times New Roman" w:hAnsi="Times New Roman" w:cs="Times New Roman"/>
            <w:color w:val="000000" w:themeColor="text1"/>
            <w:kern w:val="0"/>
            <w:lang w:eastAsia="nb-NO"/>
            <w14:ligatures w14:val="none"/>
          </w:rPr>
          <w:t>that</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coincidentally</w:t>
        </w:r>
        <w:proofErr w:type="spellEnd"/>
        <w:r>
          <w:rPr>
            <w:rFonts w:ascii="Times New Roman" w:eastAsia="Times New Roman" w:hAnsi="Times New Roman" w:cs="Times New Roman"/>
            <w:color w:val="000000" w:themeColor="text1"/>
            <w:kern w:val="0"/>
            <w:lang w:eastAsia="nb-NO"/>
            <w14:ligatures w14:val="none"/>
          </w:rPr>
          <w:t xml:space="preserve"> hits Earth with an </w:t>
        </w:r>
        <w:proofErr w:type="spellStart"/>
        <w:r>
          <w:rPr>
            <w:rFonts w:ascii="Times New Roman" w:eastAsia="Times New Roman" w:hAnsi="Times New Roman" w:cs="Times New Roman"/>
            <w:color w:val="000000" w:themeColor="text1"/>
            <w:kern w:val="0"/>
            <w:lang w:eastAsia="nb-NO"/>
            <w14:ligatures w14:val="none"/>
          </w:rPr>
          <w:t>enormous</w:t>
        </w:r>
        <w:proofErr w:type="spellEnd"/>
        <w:r>
          <w:rPr>
            <w:rFonts w:ascii="Times New Roman" w:eastAsia="Times New Roman" w:hAnsi="Times New Roman" w:cs="Times New Roman"/>
            <w:color w:val="000000" w:themeColor="text1"/>
            <w:kern w:val="0"/>
            <w:lang w:eastAsia="nb-NO"/>
            <w14:ligatures w14:val="none"/>
          </w:rPr>
          <w:t xml:space="preserve"> force in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form </w:t>
        </w:r>
        <w:proofErr w:type="spellStart"/>
        <w:r>
          <w:rPr>
            <w:rFonts w:ascii="Times New Roman" w:eastAsia="Times New Roman" w:hAnsi="Times New Roman" w:cs="Times New Roman"/>
            <w:color w:val="000000" w:themeColor="text1"/>
            <w:kern w:val="0"/>
            <w:lang w:eastAsia="nb-NO"/>
            <w14:ligatures w14:val="none"/>
          </w:rPr>
          <w:t>of</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charged</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particles</w:t>
        </w:r>
        <w:proofErr w:type="spellEnd"/>
        <w:r>
          <w:rPr>
            <w:rFonts w:ascii="Times New Roman" w:eastAsia="Times New Roman" w:hAnsi="Times New Roman" w:cs="Times New Roman"/>
            <w:color w:val="000000" w:themeColor="text1"/>
            <w:kern w:val="0"/>
            <w:lang w:eastAsia="nb-NO"/>
            <w14:ligatures w14:val="none"/>
          </w:rPr>
          <w:t>.</w:t>
        </w:r>
      </w:ins>
      <w:r w:rsidRPr="00A77D5E">
        <w:rPr>
          <w:rFonts w:ascii="Times New Roman" w:eastAsia="Times New Roman" w:hAnsi="Times New Roman" w:cs="Times New Roman"/>
          <w:color w:val="000000" w:themeColor="text1"/>
          <w:kern w:val="0"/>
          <w:lang w:eastAsia="nb-NO"/>
          <w14:ligatures w14:val="none"/>
        </w:rPr>
        <w:t xml:space="preserve"> </w:t>
      </w:r>
      <w:del w:id="25" w:author="Brage Johansen" w:date="2026-03-29T10:26:00Z" w16du:dateUtc="2026-03-29T08:26:00Z">
        <w:r w:rsidRPr="00A77D5E" w:rsidDel="00A77D5E">
          <w:rPr>
            <w:rFonts w:ascii="Times New Roman" w:eastAsia="Times New Roman" w:hAnsi="Times New Roman" w:cs="Times New Roman"/>
            <w:color w:val="000000" w:themeColor="text1"/>
            <w:kern w:val="0"/>
            <w:lang w:eastAsia="nb-NO"/>
            <w14:ligatures w14:val="none"/>
          </w:rPr>
          <w:delText xml:space="preserve">today </w:delText>
        </w:r>
      </w:del>
      <w:proofErr w:type="spellStart"/>
      <w:ins w:id="26" w:author="Brage Johansen" w:date="2026-03-29T10:30:00Z" w16du:dateUtc="2026-03-29T08:30:00Z">
        <w:r>
          <w:rPr>
            <w:rFonts w:ascii="Times New Roman" w:eastAsia="Times New Roman" w:hAnsi="Times New Roman" w:cs="Times New Roman"/>
            <w:color w:val="000000" w:themeColor="text1"/>
            <w:kern w:val="0"/>
            <w:lang w:eastAsia="nb-NO"/>
            <w14:ligatures w14:val="none"/>
          </w:rPr>
          <w:t>When</w:t>
        </w:r>
        <w:proofErr w:type="spellEnd"/>
        <w:r>
          <w:rPr>
            <w:rFonts w:ascii="Times New Roman" w:eastAsia="Times New Roman" w:hAnsi="Times New Roman" w:cs="Times New Roman"/>
            <w:color w:val="000000" w:themeColor="text1"/>
            <w:kern w:val="0"/>
            <w:lang w:eastAsia="nb-NO"/>
            <w14:ligatures w14:val="none"/>
          </w:rPr>
          <w:t xml:space="preserve"> it hits Earth </w:t>
        </w:r>
        <w:proofErr w:type="spellStart"/>
        <w:r>
          <w:rPr>
            <w:rFonts w:ascii="Times New Roman" w:eastAsia="Times New Roman" w:hAnsi="Times New Roman" w:cs="Times New Roman"/>
            <w:color w:val="000000" w:themeColor="text1"/>
            <w:kern w:val="0"/>
            <w:lang w:eastAsia="nb-NO"/>
            <w14:ligatures w14:val="none"/>
          </w:rPr>
          <w:t>this</w:t>
        </w:r>
        <w:proofErr w:type="spellEnd"/>
        <w:r>
          <w:rPr>
            <w:rFonts w:ascii="Times New Roman" w:eastAsia="Times New Roman" w:hAnsi="Times New Roman" w:cs="Times New Roman"/>
            <w:color w:val="000000" w:themeColor="text1"/>
            <w:kern w:val="0"/>
            <w:lang w:eastAsia="nb-NO"/>
            <w14:ligatures w14:val="none"/>
          </w:rPr>
          <w:t xml:space="preserve"> storm </w:t>
        </w:r>
        <w:proofErr w:type="spellStart"/>
        <w:r>
          <w:rPr>
            <w:rFonts w:ascii="Times New Roman" w:eastAsia="Times New Roman" w:hAnsi="Times New Roman" w:cs="Times New Roman"/>
            <w:color w:val="000000" w:themeColor="text1"/>
            <w:kern w:val="0"/>
            <w:lang w:eastAsia="nb-NO"/>
            <w14:ligatures w14:val="none"/>
          </w:rPr>
          <w:t>will</w:t>
        </w:r>
        <w:proofErr w:type="spellEnd"/>
        <w:r>
          <w:rPr>
            <w:rFonts w:ascii="Times New Roman" w:eastAsia="Times New Roman" w:hAnsi="Times New Roman" w:cs="Times New Roman"/>
            <w:color w:val="000000" w:themeColor="text1"/>
            <w:kern w:val="0"/>
            <w:lang w:eastAsia="nb-NO"/>
            <w14:ligatures w14:val="none"/>
          </w:rPr>
          <w:t xml:space="preserve"> not </w:t>
        </w:r>
        <w:proofErr w:type="spellStart"/>
        <w:r>
          <w:rPr>
            <w:rFonts w:ascii="Times New Roman" w:eastAsia="Times New Roman" w:hAnsi="Times New Roman" w:cs="Times New Roman"/>
            <w:color w:val="000000" w:themeColor="text1"/>
            <w:kern w:val="0"/>
            <w:lang w:eastAsia="nb-NO"/>
            <w14:ligatures w14:val="none"/>
          </w:rPr>
          <w:t>only</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create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spectacular</w:t>
        </w:r>
        <w:proofErr w:type="spellEnd"/>
        <w:r>
          <w:rPr>
            <w:rFonts w:ascii="Times New Roman" w:eastAsia="Times New Roman" w:hAnsi="Times New Roman" w:cs="Times New Roman"/>
            <w:color w:val="000000" w:themeColor="text1"/>
            <w:kern w:val="0"/>
            <w:lang w:eastAsia="nb-NO"/>
            <w14:ligatures w14:val="none"/>
          </w:rPr>
          <w:t xml:space="preserve"> aurora all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way</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down</w:t>
        </w:r>
        <w:proofErr w:type="spellEnd"/>
        <w:r>
          <w:rPr>
            <w:rFonts w:ascii="Times New Roman" w:eastAsia="Times New Roman" w:hAnsi="Times New Roman" w:cs="Times New Roman"/>
            <w:color w:val="000000" w:themeColor="text1"/>
            <w:kern w:val="0"/>
            <w:lang w:eastAsia="nb-NO"/>
            <w14:ligatures w14:val="none"/>
          </w:rPr>
          <w:t xml:space="preserve"> to </w:t>
        </w:r>
        <w:proofErr w:type="spellStart"/>
        <w:r>
          <w:rPr>
            <w:rFonts w:ascii="Times New Roman" w:eastAsia="Times New Roman" w:hAnsi="Times New Roman" w:cs="Times New Roman"/>
            <w:color w:val="000000" w:themeColor="text1"/>
            <w:kern w:val="0"/>
            <w:lang w:eastAsia="nb-NO"/>
            <w14:ligatures w14:val="none"/>
          </w:rPr>
          <w:t>Meditter</w:t>
        </w:r>
      </w:ins>
      <w:ins w:id="27" w:author="Brage Johansen" w:date="2026-03-29T10:31:00Z" w16du:dateUtc="2026-03-29T08:31:00Z">
        <w:r>
          <w:rPr>
            <w:rFonts w:ascii="Times New Roman" w:eastAsia="Times New Roman" w:hAnsi="Times New Roman" w:cs="Times New Roman"/>
            <w:color w:val="000000" w:themeColor="text1"/>
            <w:kern w:val="0"/>
            <w:lang w:eastAsia="nb-NO"/>
            <w14:ligatures w14:val="none"/>
          </w:rPr>
          <w:t>ean</w:t>
        </w:r>
        <w:proofErr w:type="spellEnd"/>
        <w:r>
          <w:rPr>
            <w:rFonts w:ascii="Times New Roman" w:eastAsia="Times New Roman" w:hAnsi="Times New Roman" w:cs="Times New Roman"/>
            <w:color w:val="000000" w:themeColor="text1"/>
            <w:kern w:val="0"/>
            <w:lang w:eastAsia="nb-NO"/>
            <w14:ligatures w14:val="none"/>
          </w:rPr>
          <w:t xml:space="preserve">, it </w:t>
        </w:r>
        <w:proofErr w:type="spellStart"/>
        <w:r>
          <w:rPr>
            <w:rFonts w:ascii="Times New Roman" w:eastAsia="Times New Roman" w:hAnsi="Times New Roman" w:cs="Times New Roman"/>
            <w:color w:val="000000" w:themeColor="text1"/>
            <w:kern w:val="0"/>
            <w:lang w:eastAsia="nb-NO"/>
            <w14:ligatures w14:val="none"/>
          </w:rPr>
          <w:t>can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also</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induce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electricity</w:t>
        </w:r>
        <w:proofErr w:type="spellEnd"/>
        <w:r>
          <w:rPr>
            <w:rFonts w:ascii="Times New Roman" w:eastAsia="Times New Roman" w:hAnsi="Times New Roman" w:cs="Times New Roman"/>
            <w:color w:val="000000" w:themeColor="text1"/>
            <w:kern w:val="0"/>
            <w:lang w:eastAsia="nb-NO"/>
            <w14:ligatures w14:val="none"/>
          </w:rPr>
          <w:t xml:space="preserve"> </w:t>
        </w:r>
        <w:r w:rsidR="00C57084">
          <w:rPr>
            <w:rFonts w:ascii="Times New Roman" w:eastAsia="Times New Roman" w:hAnsi="Times New Roman" w:cs="Times New Roman"/>
            <w:color w:val="000000" w:themeColor="text1"/>
            <w:kern w:val="0"/>
            <w:lang w:eastAsia="nb-NO"/>
            <w14:ligatures w14:val="none"/>
          </w:rPr>
          <w:t xml:space="preserve">in </w:t>
        </w:r>
        <w:proofErr w:type="spellStart"/>
        <w:r w:rsidR="00C57084">
          <w:rPr>
            <w:rFonts w:ascii="Times New Roman" w:eastAsia="Times New Roman" w:hAnsi="Times New Roman" w:cs="Times New Roman"/>
            <w:color w:val="000000" w:themeColor="text1"/>
            <w:kern w:val="0"/>
            <w:lang w:eastAsia="nb-NO"/>
            <w14:ligatures w14:val="none"/>
          </w:rPr>
          <w:t>numerous</w:t>
        </w:r>
        <w:proofErr w:type="spellEnd"/>
        <w:r w:rsidR="00C57084">
          <w:rPr>
            <w:rFonts w:ascii="Times New Roman" w:eastAsia="Times New Roman" w:hAnsi="Times New Roman" w:cs="Times New Roman"/>
            <w:color w:val="000000" w:themeColor="text1"/>
            <w:kern w:val="0"/>
            <w:lang w:eastAsia="nb-NO"/>
            <w14:ligatures w14:val="none"/>
          </w:rPr>
          <w:t xml:space="preserve"> </w:t>
        </w:r>
        <w:proofErr w:type="gramStart"/>
        <w:r w:rsidR="00C57084">
          <w:rPr>
            <w:rFonts w:ascii="Times New Roman" w:eastAsia="Times New Roman" w:hAnsi="Times New Roman" w:cs="Times New Roman"/>
            <w:color w:val="000000" w:themeColor="text1"/>
            <w:kern w:val="0"/>
            <w:lang w:eastAsia="nb-NO"/>
            <w14:ligatures w14:val="none"/>
          </w:rPr>
          <w:t>hardware</w:t>
        </w:r>
      </w:ins>
      <w:proofErr w:type="gramEnd"/>
      <w:del w:id="28" w:author="Brage Johansen" w:date="2026-03-29T10:30:00Z" w16du:dateUtc="2026-03-29T08:30:00Z">
        <w:r w:rsidRPr="00A77D5E" w:rsidDel="00A77D5E">
          <w:rPr>
            <w:rFonts w:ascii="Times New Roman" w:eastAsia="Times New Roman" w:hAnsi="Times New Roman" w:cs="Times New Roman"/>
            <w:color w:val="000000" w:themeColor="text1"/>
            <w:kern w:val="0"/>
            <w:lang w:eastAsia="nb-NO"/>
            <w14:ligatures w14:val="none"/>
          </w:rPr>
          <w:delText>induces geomagnetic currents up to 5000 nanoteslas per minute in mid-latitudes</w:delText>
        </w:r>
      </w:del>
      <w:r w:rsidRPr="00A77D5E">
        <w:rPr>
          <w:rFonts w:ascii="Times New Roman" w:eastAsia="Times New Roman" w:hAnsi="Times New Roman" w:cs="Times New Roman"/>
          <w:color w:val="000000" w:themeColor="text1"/>
          <w:kern w:val="0"/>
          <w:lang w:eastAsia="nb-NO"/>
          <w14:ligatures w14:val="none"/>
        </w:rPr>
        <w:t>. The</w:t>
      </w:r>
      <w:ins w:id="29" w:author="Brage Johansen" w:date="2026-03-29T10:32:00Z" w16du:dateUtc="2026-03-29T08:32:00Z">
        <w:r w:rsidR="00C57084">
          <w:rPr>
            <w:rFonts w:ascii="Times New Roman" w:eastAsia="Times New Roman" w:hAnsi="Times New Roman" w:cs="Times New Roman"/>
            <w:color w:val="000000" w:themeColor="text1"/>
            <w:kern w:val="0"/>
            <w:lang w:eastAsia="nb-NO"/>
            <w14:ligatures w14:val="none"/>
          </w:rPr>
          <w:t xml:space="preserve"> </w:t>
        </w:r>
        <w:proofErr w:type="spellStart"/>
        <w:r w:rsidR="00C57084">
          <w:rPr>
            <w:rFonts w:ascii="Times New Roman" w:eastAsia="Times New Roman" w:hAnsi="Times New Roman" w:cs="Times New Roman"/>
            <w:color w:val="000000" w:themeColor="text1"/>
            <w:kern w:val="0"/>
            <w:lang w:eastAsia="nb-NO"/>
            <w14:ligatures w14:val="none"/>
          </w:rPr>
          <w:t>induced</w:t>
        </w:r>
      </w:ins>
      <w:proofErr w:type="spellEnd"/>
      <w:del w:id="30" w:author="Brage Johansen" w:date="2026-03-29T10:32:00Z" w16du:dateUtc="2026-03-29T08:32:00Z">
        <w:r w:rsidRPr="00A77D5E" w:rsidDel="00C57084">
          <w:rPr>
            <w:rFonts w:ascii="Times New Roman" w:eastAsia="Times New Roman" w:hAnsi="Times New Roman" w:cs="Times New Roman"/>
            <w:color w:val="000000" w:themeColor="text1"/>
            <w:kern w:val="0"/>
            <w:lang w:eastAsia="nb-NO"/>
            <w14:ligatures w14:val="none"/>
          </w:rPr>
          <w:delText>se</w:delText>
        </w:r>
      </w:del>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currents</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ins w:id="31" w:author="Brage Johansen" w:date="2026-03-29T10:32:00Z" w16du:dateUtc="2026-03-29T08:32:00Z">
        <w:r w:rsidR="00C57084">
          <w:rPr>
            <w:rFonts w:ascii="Times New Roman" w:eastAsia="Times New Roman" w:hAnsi="Times New Roman" w:cs="Times New Roman"/>
            <w:color w:val="000000" w:themeColor="text1"/>
            <w:kern w:val="0"/>
            <w:lang w:eastAsia="nb-NO"/>
            <w14:ligatures w14:val="none"/>
          </w:rPr>
          <w:t>can</w:t>
        </w:r>
        <w:proofErr w:type="spellEnd"/>
        <w:r w:rsidR="00C57084">
          <w:rPr>
            <w:rFonts w:ascii="Times New Roman" w:eastAsia="Times New Roman" w:hAnsi="Times New Roman" w:cs="Times New Roman"/>
            <w:color w:val="000000" w:themeColor="text1"/>
            <w:kern w:val="0"/>
            <w:lang w:eastAsia="nb-NO"/>
            <w14:ligatures w14:val="none"/>
          </w:rPr>
          <w:t xml:space="preserve"> </w:t>
        </w:r>
      </w:ins>
      <w:proofErr w:type="spellStart"/>
      <w:r w:rsidRPr="00A77D5E">
        <w:rPr>
          <w:rFonts w:ascii="Times New Roman" w:eastAsia="Times New Roman" w:hAnsi="Times New Roman" w:cs="Times New Roman"/>
          <w:color w:val="000000" w:themeColor="text1"/>
          <w:kern w:val="0"/>
          <w:lang w:eastAsia="nb-NO"/>
          <w14:ligatures w14:val="none"/>
        </w:rPr>
        <w:t>overwhelm</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high-voltage</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transformers</w:t>
      </w:r>
      <w:proofErr w:type="spellEnd"/>
      <w:r w:rsidRPr="00A77D5E">
        <w:rPr>
          <w:rFonts w:ascii="Times New Roman" w:eastAsia="Times New Roman" w:hAnsi="Times New Roman" w:cs="Times New Roman"/>
          <w:color w:val="000000" w:themeColor="text1"/>
          <w:kern w:val="0"/>
          <w:lang w:eastAsia="nb-NO"/>
          <w14:ligatures w14:val="none"/>
        </w:rPr>
        <w:t xml:space="preserve">. </w:t>
      </w:r>
      <w:ins w:id="32" w:author="Brage Johansen" w:date="2026-03-29T10:32:00Z" w16du:dateUtc="2026-03-29T08:32:00Z">
        <w:r w:rsidR="00C57084">
          <w:rPr>
            <w:rFonts w:ascii="Times New Roman" w:eastAsia="Times New Roman" w:hAnsi="Times New Roman" w:cs="Times New Roman"/>
            <w:color w:val="000000" w:themeColor="text1"/>
            <w:kern w:val="0"/>
            <w:lang w:eastAsia="nb-NO"/>
            <w14:ligatures w14:val="none"/>
          </w:rPr>
          <w:t xml:space="preserve">This </w:t>
        </w:r>
        <w:proofErr w:type="spellStart"/>
        <w:r w:rsidR="00C57084">
          <w:rPr>
            <w:rFonts w:ascii="Times New Roman" w:eastAsia="Times New Roman" w:hAnsi="Times New Roman" w:cs="Times New Roman"/>
            <w:color w:val="000000" w:themeColor="text1"/>
            <w:kern w:val="0"/>
            <w:lang w:eastAsia="nb-NO"/>
            <w14:ligatures w14:val="none"/>
          </w:rPr>
          <w:t>again</w:t>
        </w:r>
        <w:proofErr w:type="spellEnd"/>
        <w:r w:rsidR="00C57084">
          <w:rPr>
            <w:rFonts w:ascii="Times New Roman" w:eastAsia="Times New Roman" w:hAnsi="Times New Roman" w:cs="Times New Roman"/>
            <w:color w:val="000000" w:themeColor="text1"/>
            <w:kern w:val="0"/>
            <w:lang w:eastAsia="nb-NO"/>
            <w14:ligatures w14:val="none"/>
          </w:rPr>
          <w:t xml:space="preserve"> </w:t>
        </w:r>
        <w:proofErr w:type="spellStart"/>
        <w:r w:rsidR="00C57084">
          <w:rPr>
            <w:rFonts w:ascii="Times New Roman" w:eastAsia="Times New Roman" w:hAnsi="Times New Roman" w:cs="Times New Roman"/>
            <w:color w:val="000000" w:themeColor="text1"/>
            <w:kern w:val="0"/>
            <w:lang w:eastAsia="nb-NO"/>
            <w14:ligatures w14:val="none"/>
          </w:rPr>
          <w:t>will</w:t>
        </w:r>
        <w:proofErr w:type="spellEnd"/>
        <w:r w:rsidR="00C57084">
          <w:rPr>
            <w:rFonts w:ascii="Times New Roman" w:eastAsia="Times New Roman" w:hAnsi="Times New Roman" w:cs="Times New Roman"/>
            <w:color w:val="000000" w:themeColor="text1"/>
            <w:kern w:val="0"/>
            <w:lang w:eastAsia="nb-NO"/>
            <w14:ligatures w14:val="none"/>
          </w:rPr>
          <w:t xml:space="preserve"> </w:t>
        </w:r>
        <w:proofErr w:type="spellStart"/>
        <w:r w:rsidR="00C57084">
          <w:rPr>
            <w:rFonts w:ascii="Times New Roman" w:eastAsia="Times New Roman" w:hAnsi="Times New Roman" w:cs="Times New Roman"/>
            <w:color w:val="000000" w:themeColor="text1"/>
            <w:kern w:val="0"/>
            <w:lang w:eastAsia="nb-NO"/>
            <w14:ligatures w14:val="none"/>
          </w:rPr>
          <w:t>cause</w:t>
        </w:r>
        <w:proofErr w:type="spellEnd"/>
        <w:r w:rsidR="00C57084">
          <w:rPr>
            <w:rFonts w:ascii="Times New Roman" w:eastAsia="Times New Roman" w:hAnsi="Times New Roman" w:cs="Times New Roman"/>
            <w:color w:val="000000" w:themeColor="text1"/>
            <w:kern w:val="0"/>
            <w:lang w:eastAsia="nb-NO"/>
            <w14:ligatures w14:val="none"/>
          </w:rPr>
          <w:t xml:space="preserve"> g</w:t>
        </w:r>
      </w:ins>
      <w:del w:id="33" w:author="Brage Johansen" w:date="2026-03-29T10:32:00Z" w16du:dateUtc="2026-03-29T08:32:00Z">
        <w:r w:rsidRPr="00A77D5E" w:rsidDel="00C57084">
          <w:rPr>
            <w:rFonts w:ascii="Times New Roman" w:eastAsia="Times New Roman" w:hAnsi="Times New Roman" w:cs="Times New Roman"/>
            <w:color w:val="000000" w:themeColor="text1"/>
            <w:kern w:val="0"/>
            <w:lang w:eastAsia="nb-NO"/>
            <w14:ligatures w14:val="none"/>
          </w:rPr>
          <w:delText>G</w:delText>
        </w:r>
      </w:del>
      <w:r w:rsidRPr="00A77D5E">
        <w:rPr>
          <w:rFonts w:ascii="Times New Roman" w:eastAsia="Times New Roman" w:hAnsi="Times New Roman" w:cs="Times New Roman"/>
          <w:color w:val="000000" w:themeColor="text1"/>
          <w:kern w:val="0"/>
          <w:lang w:eastAsia="nb-NO"/>
          <w14:ligatures w14:val="none"/>
        </w:rPr>
        <w:t xml:space="preserve">rids </w:t>
      </w:r>
      <w:ins w:id="34" w:author="Brage Johansen" w:date="2026-03-29T10:32:00Z" w16du:dateUtc="2026-03-29T08:32:00Z">
        <w:r w:rsidR="00C57084">
          <w:rPr>
            <w:rFonts w:ascii="Times New Roman" w:eastAsia="Times New Roman" w:hAnsi="Times New Roman" w:cs="Times New Roman"/>
            <w:color w:val="000000" w:themeColor="text1"/>
            <w:kern w:val="0"/>
            <w:lang w:eastAsia="nb-NO"/>
            <w14:ligatures w14:val="none"/>
          </w:rPr>
          <w:t xml:space="preserve">to </w:t>
        </w:r>
      </w:ins>
      <w:proofErr w:type="spellStart"/>
      <w:r w:rsidRPr="00A77D5E">
        <w:rPr>
          <w:rFonts w:ascii="Times New Roman" w:eastAsia="Times New Roman" w:hAnsi="Times New Roman" w:cs="Times New Roman"/>
          <w:color w:val="000000" w:themeColor="text1"/>
          <w:kern w:val="0"/>
          <w:lang w:eastAsia="nb-NO"/>
          <w14:ligatures w14:val="none"/>
        </w:rPr>
        <w:t>fail</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across</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the</w:t>
      </w:r>
      <w:proofErr w:type="spellEnd"/>
      <w:r w:rsidRPr="00A77D5E">
        <w:rPr>
          <w:rFonts w:ascii="Times New Roman" w:eastAsia="Times New Roman" w:hAnsi="Times New Roman" w:cs="Times New Roman"/>
          <w:color w:val="000000" w:themeColor="text1"/>
          <w:kern w:val="0"/>
          <w:lang w:eastAsia="nb-NO"/>
          <w14:ligatures w14:val="none"/>
        </w:rPr>
        <w:t xml:space="preserve"> </w:t>
      </w:r>
      <w:del w:id="35" w:author="Brage Johansen" w:date="2026-03-29T10:32:00Z" w16du:dateUtc="2026-03-29T08:32:00Z">
        <w:r w:rsidRPr="00A77D5E" w:rsidDel="00C57084">
          <w:rPr>
            <w:rFonts w:ascii="Times New Roman" w:eastAsia="Times New Roman" w:hAnsi="Times New Roman" w:cs="Times New Roman"/>
            <w:color w:val="000000" w:themeColor="text1"/>
            <w:kern w:val="0"/>
            <w:lang w:eastAsia="nb-NO"/>
            <w14:ligatures w14:val="none"/>
          </w:rPr>
          <w:delText>United States and Europe</w:delText>
        </w:r>
      </w:del>
      <w:ins w:id="36" w:author="Brage Johansen" w:date="2026-03-29T10:32:00Z" w16du:dateUtc="2026-03-29T08:32:00Z">
        <w:r w:rsidR="00C57084">
          <w:rPr>
            <w:rFonts w:ascii="Times New Roman" w:eastAsia="Times New Roman" w:hAnsi="Times New Roman" w:cs="Times New Roman"/>
            <w:color w:val="000000" w:themeColor="text1"/>
            <w:kern w:val="0"/>
            <w:lang w:eastAsia="nb-NO"/>
            <w14:ligatures w14:val="none"/>
          </w:rPr>
          <w:t xml:space="preserve">most </w:t>
        </w:r>
        <w:proofErr w:type="spellStart"/>
        <w:r w:rsidR="00C57084">
          <w:rPr>
            <w:rFonts w:ascii="Times New Roman" w:eastAsia="Times New Roman" w:hAnsi="Times New Roman" w:cs="Times New Roman"/>
            <w:color w:val="000000" w:themeColor="text1"/>
            <w:kern w:val="0"/>
            <w:lang w:eastAsia="nb-NO"/>
            <w14:ligatures w14:val="none"/>
          </w:rPr>
          <w:t>of</w:t>
        </w:r>
        <w:proofErr w:type="spellEnd"/>
        <w:r w:rsidR="00C57084">
          <w:rPr>
            <w:rFonts w:ascii="Times New Roman" w:eastAsia="Times New Roman" w:hAnsi="Times New Roman" w:cs="Times New Roman"/>
            <w:color w:val="000000" w:themeColor="text1"/>
            <w:kern w:val="0"/>
            <w:lang w:eastAsia="nb-NO"/>
            <w14:ligatures w14:val="none"/>
          </w:rPr>
          <w:t xml:space="preserve"> </w:t>
        </w:r>
        <w:proofErr w:type="spellStart"/>
        <w:r w:rsidR="00C57084">
          <w:rPr>
            <w:rFonts w:ascii="Times New Roman" w:eastAsia="Times New Roman" w:hAnsi="Times New Roman" w:cs="Times New Roman"/>
            <w:color w:val="000000" w:themeColor="text1"/>
            <w:kern w:val="0"/>
            <w:lang w:eastAsia="nb-NO"/>
            <w14:ligatures w14:val="none"/>
          </w:rPr>
          <w:t>the</w:t>
        </w:r>
        <w:proofErr w:type="spellEnd"/>
        <w:r w:rsidR="00C57084">
          <w:rPr>
            <w:rFonts w:ascii="Times New Roman" w:eastAsia="Times New Roman" w:hAnsi="Times New Roman" w:cs="Times New Roman"/>
            <w:color w:val="000000" w:themeColor="text1"/>
            <w:kern w:val="0"/>
            <w:lang w:eastAsia="nb-NO"/>
            <w14:ligatures w14:val="none"/>
          </w:rPr>
          <w:t xml:space="preserve"> Northern and Southern </w:t>
        </w:r>
        <w:proofErr w:type="spellStart"/>
        <w:r w:rsidR="00C57084">
          <w:rPr>
            <w:rFonts w:ascii="Times New Roman" w:eastAsia="Times New Roman" w:hAnsi="Times New Roman" w:cs="Times New Roman"/>
            <w:color w:val="000000" w:themeColor="text1"/>
            <w:kern w:val="0"/>
            <w:lang w:eastAsia="nb-NO"/>
            <w14:ligatures w14:val="none"/>
          </w:rPr>
          <w:t>hemisphere</w:t>
        </w:r>
      </w:ins>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Cascading</w:t>
      </w:r>
      <w:proofErr w:type="spellEnd"/>
      <w:r w:rsidRPr="00A77D5E">
        <w:rPr>
          <w:rFonts w:ascii="Times New Roman" w:eastAsia="Times New Roman" w:hAnsi="Times New Roman" w:cs="Times New Roman"/>
          <w:color w:val="000000" w:themeColor="text1"/>
          <w:kern w:val="0"/>
          <w:lang w:eastAsia="nb-NO"/>
          <w14:ligatures w14:val="none"/>
        </w:rPr>
        <w:t xml:space="preserve"> blackouts</w:t>
      </w:r>
      <w:del w:id="37" w:author="Brage Johansen" w:date="2026-03-29T10:33:00Z" w16du:dateUtc="2026-03-29T08:33:00Z">
        <w:r w:rsidRPr="00A77D5E" w:rsidDel="00C57084">
          <w:rPr>
            <w:rFonts w:ascii="Times New Roman" w:eastAsia="Times New Roman" w:hAnsi="Times New Roman" w:cs="Times New Roman"/>
            <w:color w:val="000000" w:themeColor="text1"/>
            <w:kern w:val="0"/>
            <w:lang w:eastAsia="nb-NO"/>
            <w14:ligatures w14:val="none"/>
          </w:rPr>
          <w:delText xml:space="preserve"> last 4 to 10 years</w:delText>
        </w:r>
      </w:del>
      <w:r w:rsidRPr="00A77D5E">
        <w:rPr>
          <w:rFonts w:ascii="Times New Roman" w:eastAsia="Times New Roman" w:hAnsi="Times New Roman" w:cs="Times New Roman"/>
          <w:color w:val="000000" w:themeColor="text1"/>
          <w:kern w:val="0"/>
          <w:lang w:eastAsia="nb-NO"/>
          <w14:ligatures w14:val="none"/>
        </w:rPr>
        <w:t xml:space="preserve">. </w:t>
      </w:r>
      <w:del w:id="38" w:author="Brage Johansen" w:date="2026-03-29T10:33:00Z" w16du:dateUtc="2026-03-29T08:33:00Z">
        <w:r w:rsidRPr="00A77D5E" w:rsidDel="00C57084">
          <w:rPr>
            <w:rFonts w:ascii="Times New Roman" w:eastAsia="Times New Roman" w:hAnsi="Times New Roman" w:cs="Times New Roman"/>
            <w:color w:val="000000" w:themeColor="text1"/>
            <w:kern w:val="0"/>
            <w:lang w:eastAsia="nb-NO"/>
            <w14:ligatures w14:val="none"/>
          </w:rPr>
          <w:delText xml:space="preserve">Economic losses hit $2.6 trillion in the US alone. </w:delText>
        </w:r>
      </w:del>
      <w:proofErr w:type="spellStart"/>
      <w:r w:rsidRPr="00A77D5E">
        <w:rPr>
          <w:rFonts w:ascii="Times New Roman" w:eastAsia="Times New Roman" w:hAnsi="Times New Roman" w:cs="Times New Roman"/>
          <w:color w:val="000000" w:themeColor="text1"/>
          <w:kern w:val="0"/>
          <w:lang w:eastAsia="nb-NO"/>
          <w14:ligatures w14:val="none"/>
        </w:rPr>
        <w:t>Satellites</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fail</w:t>
      </w:r>
      <w:proofErr w:type="spellEnd"/>
      <w:r w:rsidRPr="00A77D5E">
        <w:rPr>
          <w:rFonts w:ascii="Times New Roman" w:eastAsia="Times New Roman" w:hAnsi="Times New Roman" w:cs="Times New Roman"/>
          <w:color w:val="000000" w:themeColor="text1"/>
          <w:kern w:val="0"/>
          <w:lang w:eastAsia="nb-NO"/>
          <w14:ligatures w14:val="none"/>
        </w:rPr>
        <w:t xml:space="preserve">. GPS </w:t>
      </w:r>
      <w:proofErr w:type="spellStart"/>
      <w:r w:rsidRPr="00A77D5E">
        <w:rPr>
          <w:rFonts w:ascii="Times New Roman" w:eastAsia="Times New Roman" w:hAnsi="Times New Roman" w:cs="Times New Roman"/>
          <w:color w:val="000000" w:themeColor="text1"/>
          <w:kern w:val="0"/>
          <w:lang w:eastAsia="nb-NO"/>
          <w14:ligatures w14:val="none"/>
        </w:rPr>
        <w:t>vanishes</w:t>
      </w:r>
      <w:proofErr w:type="spellEnd"/>
      <w:r w:rsidRPr="00A77D5E">
        <w:rPr>
          <w:rFonts w:ascii="Times New Roman" w:eastAsia="Times New Roman" w:hAnsi="Times New Roman" w:cs="Times New Roman"/>
          <w:color w:val="000000" w:themeColor="text1"/>
          <w:kern w:val="0"/>
          <w:lang w:eastAsia="nb-NO"/>
          <w14:ligatures w14:val="none"/>
        </w:rPr>
        <w:t xml:space="preserve"> for </w:t>
      </w:r>
      <w:proofErr w:type="spellStart"/>
      <w:r w:rsidRPr="00A77D5E">
        <w:rPr>
          <w:rFonts w:ascii="Times New Roman" w:eastAsia="Times New Roman" w:hAnsi="Times New Roman" w:cs="Times New Roman"/>
          <w:color w:val="000000" w:themeColor="text1"/>
          <w:kern w:val="0"/>
          <w:lang w:eastAsia="nb-NO"/>
          <w14:ligatures w14:val="none"/>
        </w:rPr>
        <w:t>weeks</w:t>
      </w:r>
      <w:proofErr w:type="spellEnd"/>
      <w:r w:rsidRPr="00A77D5E">
        <w:rPr>
          <w:rFonts w:ascii="Times New Roman" w:eastAsia="Times New Roman" w:hAnsi="Times New Roman" w:cs="Times New Roman"/>
          <w:color w:val="000000" w:themeColor="text1"/>
          <w:kern w:val="0"/>
          <w:lang w:eastAsia="nb-NO"/>
          <w14:ligatures w14:val="none"/>
        </w:rPr>
        <w:t xml:space="preserve">. Planes </w:t>
      </w:r>
      <w:proofErr w:type="spellStart"/>
      <w:r w:rsidRPr="00A77D5E">
        <w:rPr>
          <w:rFonts w:ascii="Times New Roman" w:eastAsia="Times New Roman" w:hAnsi="Times New Roman" w:cs="Times New Roman"/>
          <w:color w:val="000000" w:themeColor="text1"/>
          <w:kern w:val="0"/>
          <w:lang w:eastAsia="nb-NO"/>
          <w14:ligatures w14:val="none"/>
        </w:rPr>
        <w:t>ground</w:t>
      </w:r>
      <w:proofErr w:type="spellEnd"/>
      <w:r w:rsidRPr="00A77D5E">
        <w:rPr>
          <w:rFonts w:ascii="Times New Roman" w:eastAsia="Times New Roman" w:hAnsi="Times New Roman" w:cs="Times New Roman"/>
          <w:color w:val="000000" w:themeColor="text1"/>
          <w:kern w:val="0"/>
          <w:lang w:eastAsia="nb-NO"/>
          <w14:ligatures w14:val="none"/>
        </w:rPr>
        <w:t xml:space="preserve">. Trade </w:t>
      </w:r>
      <w:ins w:id="39" w:author="Brage Johansen" w:date="2026-03-29T11:13:00Z" w16du:dateUtc="2026-03-29T09:13:00Z">
        <w:r w:rsidR="00976C91">
          <w:rPr>
            <w:rFonts w:ascii="Times New Roman" w:eastAsia="Times New Roman" w:hAnsi="Times New Roman" w:cs="Times New Roman"/>
            <w:color w:val="000000" w:themeColor="text1"/>
            <w:kern w:val="0"/>
            <w:lang w:eastAsia="nb-NO"/>
            <w14:ligatures w14:val="none"/>
          </w:rPr>
          <w:t xml:space="preserve">and digital </w:t>
        </w:r>
        <w:proofErr w:type="spellStart"/>
        <w:r w:rsidR="00976C91">
          <w:rPr>
            <w:rFonts w:ascii="Times New Roman" w:eastAsia="Times New Roman" w:hAnsi="Times New Roman" w:cs="Times New Roman"/>
            <w:color w:val="000000" w:themeColor="text1"/>
            <w:kern w:val="0"/>
            <w:lang w:eastAsia="nb-NO"/>
            <w14:ligatures w14:val="none"/>
          </w:rPr>
          <w:t>communication</w:t>
        </w:r>
        <w:proofErr w:type="spellEnd"/>
        <w:r w:rsidR="00976C91">
          <w:rPr>
            <w:rFonts w:ascii="Times New Roman" w:eastAsia="Times New Roman" w:hAnsi="Times New Roman" w:cs="Times New Roman"/>
            <w:color w:val="000000" w:themeColor="text1"/>
            <w:kern w:val="0"/>
            <w:lang w:eastAsia="nb-NO"/>
            <w14:ligatures w14:val="none"/>
          </w:rPr>
          <w:t xml:space="preserve"> </w:t>
        </w:r>
      </w:ins>
      <w:r w:rsidRPr="00A77D5E">
        <w:rPr>
          <w:rFonts w:ascii="Times New Roman" w:eastAsia="Times New Roman" w:hAnsi="Times New Roman" w:cs="Times New Roman"/>
          <w:color w:val="000000" w:themeColor="text1"/>
          <w:kern w:val="0"/>
          <w:lang w:eastAsia="nb-NO"/>
          <w14:ligatures w14:val="none"/>
        </w:rPr>
        <w:t>halts.</w:t>
      </w:r>
    </w:p>
    <w:p w14:paraId="44FF8908" w14:textId="77777777" w:rsidR="00A77D5E" w:rsidRPr="00A77D5E" w:rsidRDefault="00A77D5E" w:rsidP="00A77D5E">
      <w:pPr>
        <w:spacing w:before="100" w:beforeAutospacing="1" w:after="100" w:afterAutospacing="1"/>
        <w:outlineLvl w:val="1"/>
        <w:rPr>
          <w:rFonts w:ascii="Times New Roman" w:eastAsia="Times New Roman" w:hAnsi="Times New Roman" w:cs="Times New Roman"/>
          <w:color w:val="000000" w:themeColor="text1"/>
          <w:kern w:val="0"/>
          <w:sz w:val="36"/>
          <w:szCs w:val="36"/>
          <w:lang w:eastAsia="nb-NO"/>
          <w14:ligatures w14:val="none"/>
        </w:rPr>
      </w:pPr>
      <w:proofErr w:type="spellStart"/>
      <w:r w:rsidRPr="00A77D5E">
        <w:rPr>
          <w:rFonts w:ascii="Times New Roman" w:eastAsia="Times New Roman" w:hAnsi="Times New Roman" w:cs="Times New Roman"/>
          <w:color w:val="000000" w:themeColor="text1"/>
          <w:kern w:val="0"/>
          <w:sz w:val="36"/>
          <w:szCs w:val="36"/>
          <w:lang w:eastAsia="nb-NO"/>
          <w14:ligatures w14:val="none"/>
        </w:rPr>
        <w:t>What</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a </w:t>
      </w:r>
      <w:proofErr w:type="spellStart"/>
      <w:r w:rsidRPr="00A77D5E">
        <w:rPr>
          <w:rFonts w:ascii="Times New Roman" w:eastAsia="Times New Roman" w:hAnsi="Times New Roman" w:cs="Times New Roman"/>
          <w:color w:val="000000" w:themeColor="text1"/>
          <w:kern w:val="0"/>
          <w:sz w:val="36"/>
          <w:szCs w:val="36"/>
          <w:lang w:eastAsia="nb-NO"/>
          <w14:ligatures w14:val="none"/>
        </w:rPr>
        <w:t>Carrington</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w:t>
      </w:r>
      <w:proofErr w:type="spellStart"/>
      <w:r w:rsidRPr="00A77D5E">
        <w:rPr>
          <w:rFonts w:ascii="Times New Roman" w:eastAsia="Times New Roman" w:hAnsi="Times New Roman" w:cs="Times New Roman"/>
          <w:color w:val="000000" w:themeColor="text1"/>
          <w:kern w:val="0"/>
          <w:sz w:val="36"/>
          <w:szCs w:val="36"/>
          <w:lang w:eastAsia="nb-NO"/>
          <w14:ligatures w14:val="none"/>
        </w:rPr>
        <w:t>Event</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w:t>
      </w:r>
      <w:proofErr w:type="spellStart"/>
      <w:r w:rsidRPr="00A77D5E">
        <w:rPr>
          <w:rFonts w:ascii="Times New Roman" w:eastAsia="Times New Roman" w:hAnsi="Times New Roman" w:cs="Times New Roman"/>
          <w:color w:val="000000" w:themeColor="text1"/>
          <w:kern w:val="0"/>
          <w:sz w:val="36"/>
          <w:szCs w:val="36"/>
          <w:lang w:eastAsia="nb-NO"/>
          <w14:ligatures w14:val="none"/>
        </w:rPr>
        <w:t>Would</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Do to </w:t>
      </w:r>
      <w:proofErr w:type="spellStart"/>
      <w:r w:rsidRPr="00A77D5E">
        <w:rPr>
          <w:rFonts w:ascii="Times New Roman" w:eastAsia="Times New Roman" w:hAnsi="Times New Roman" w:cs="Times New Roman"/>
          <w:color w:val="000000" w:themeColor="text1"/>
          <w:kern w:val="0"/>
          <w:sz w:val="36"/>
          <w:szCs w:val="36"/>
          <w:lang w:eastAsia="nb-NO"/>
          <w14:ligatures w14:val="none"/>
        </w:rPr>
        <w:t>Modern</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w:t>
      </w:r>
      <w:proofErr w:type="spellStart"/>
      <w:r w:rsidRPr="00A77D5E">
        <w:rPr>
          <w:rFonts w:ascii="Times New Roman" w:eastAsia="Times New Roman" w:hAnsi="Times New Roman" w:cs="Times New Roman"/>
          <w:color w:val="000000" w:themeColor="text1"/>
          <w:kern w:val="0"/>
          <w:sz w:val="36"/>
          <w:szCs w:val="36"/>
          <w:lang w:eastAsia="nb-NO"/>
          <w14:ligatures w14:val="none"/>
        </w:rPr>
        <w:t>Civilisation</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w:t>
      </w:r>
      <w:proofErr w:type="spellStart"/>
      <w:r w:rsidRPr="00A77D5E">
        <w:rPr>
          <w:rFonts w:ascii="Times New Roman" w:eastAsia="Times New Roman" w:hAnsi="Times New Roman" w:cs="Times New Roman"/>
          <w:color w:val="000000" w:themeColor="text1"/>
          <w:kern w:val="0"/>
          <w:sz w:val="36"/>
          <w:szCs w:val="36"/>
          <w:lang w:eastAsia="nb-NO"/>
          <w14:ligatures w14:val="none"/>
        </w:rPr>
        <w:t>Today</w:t>
      </w:r>
      <w:proofErr w:type="spellEnd"/>
    </w:p>
    <w:p w14:paraId="1A38E00F" w14:textId="18FBFA87" w:rsidR="00A77D5E" w:rsidRPr="00A77D5E" w:rsidRDefault="00A77D5E" w:rsidP="00A77D5E">
      <w:pPr>
        <w:rPr>
          <w:rFonts w:ascii="Times New Roman" w:eastAsia="Times New Roman" w:hAnsi="Times New Roman" w:cs="Times New Roman"/>
          <w:color w:val="000000" w:themeColor="text1"/>
          <w:kern w:val="0"/>
          <w:lang w:eastAsia="nb-NO"/>
          <w14:ligatures w14:val="none"/>
        </w:rPr>
      </w:pPr>
      <w:r w:rsidRPr="00A77D5E">
        <w:rPr>
          <w:rFonts w:ascii="Times New Roman" w:eastAsia="Times New Roman" w:hAnsi="Times New Roman" w:cs="Times New Roman"/>
          <w:color w:val="000000" w:themeColor="text1"/>
          <w:kern w:val="0"/>
          <w:lang w:eastAsia="nb-NO"/>
          <w14:ligatures w14:val="none"/>
        </w:rPr>
        <w:fldChar w:fldCharType="begin"/>
      </w:r>
      <w:r w:rsidRPr="00A77D5E">
        <w:rPr>
          <w:rFonts w:ascii="Times New Roman" w:eastAsia="Times New Roman" w:hAnsi="Times New Roman" w:cs="Times New Roman"/>
          <w:color w:val="000000" w:themeColor="text1"/>
          <w:kern w:val="0"/>
          <w:lang w:eastAsia="nb-NO"/>
          <w14:ligatures w14:val="none"/>
        </w:rPr>
        <w:instrText xml:space="preserve"> INCLUDEPICTURE "https://earthmoves-final.vercel.app/ephemeris/carrington-event-solar-storm-power-grid-destruction-inline-1-1.webp" \* MERGEFORMATINET </w:instrText>
      </w:r>
      <w:r w:rsidRPr="00A77D5E">
        <w:rPr>
          <w:rFonts w:ascii="Times New Roman" w:eastAsia="Times New Roman" w:hAnsi="Times New Roman" w:cs="Times New Roman"/>
          <w:color w:val="000000" w:themeColor="text1"/>
          <w:kern w:val="0"/>
          <w:lang w:eastAsia="nb-NO"/>
          <w14:ligatures w14:val="none"/>
        </w:rPr>
        <w:fldChar w:fldCharType="separate"/>
      </w:r>
      <w:r w:rsidRPr="00A77D5E">
        <w:rPr>
          <w:rFonts w:ascii="Times New Roman" w:eastAsia="Times New Roman" w:hAnsi="Times New Roman" w:cs="Times New Roman"/>
          <w:noProof/>
          <w:color w:val="000000" w:themeColor="text1"/>
          <w:kern w:val="0"/>
          <w:lang w:eastAsia="nb-NO"/>
          <w14:ligatures w14:val="none"/>
        </w:rPr>
        <w:drawing>
          <wp:inline distT="0" distB="0" distL="0" distR="0" wp14:anchorId="703B69D8" wp14:editId="0E95842A">
            <wp:extent cx="5760720" cy="4032250"/>
            <wp:effectExtent l="0" t="0" r="5080" b="6350"/>
            <wp:docPr id="698029650" name="Bilde 4" descr="Power grid transformers failing under Carrington Event geomagnetic ass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wer grid transformers failing under Carrington Event geomagnetic assaul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032250"/>
                    </a:xfrm>
                    <a:prstGeom prst="rect">
                      <a:avLst/>
                    </a:prstGeom>
                    <a:noFill/>
                    <a:ln>
                      <a:noFill/>
                    </a:ln>
                  </pic:spPr>
                </pic:pic>
              </a:graphicData>
            </a:graphic>
          </wp:inline>
        </w:drawing>
      </w:r>
      <w:r w:rsidRPr="00A77D5E">
        <w:rPr>
          <w:rFonts w:ascii="Times New Roman" w:eastAsia="Times New Roman" w:hAnsi="Times New Roman" w:cs="Times New Roman"/>
          <w:color w:val="000000" w:themeColor="text1"/>
          <w:kern w:val="0"/>
          <w:lang w:eastAsia="nb-NO"/>
          <w14:ligatures w14:val="none"/>
        </w:rPr>
        <w:fldChar w:fldCharType="end"/>
      </w:r>
      <w:proofErr w:type="spellStart"/>
      <w:r w:rsidRPr="00A77D5E">
        <w:rPr>
          <w:rFonts w:ascii="Times New Roman" w:eastAsia="Times New Roman" w:hAnsi="Times New Roman" w:cs="Times New Roman"/>
          <w:color w:val="000000" w:themeColor="text1"/>
          <w:kern w:val="0"/>
          <w:lang w:eastAsia="nb-NO"/>
          <w14:ligatures w14:val="none"/>
        </w:rPr>
        <w:t>Generated</w:t>
      </w:r>
      <w:proofErr w:type="spellEnd"/>
      <w:r w:rsidRPr="00A77D5E">
        <w:rPr>
          <w:rFonts w:ascii="Times New Roman" w:eastAsia="Times New Roman" w:hAnsi="Times New Roman" w:cs="Times New Roman"/>
          <w:color w:val="000000" w:themeColor="text1"/>
          <w:kern w:val="0"/>
          <w:lang w:eastAsia="nb-NO"/>
          <w14:ligatures w14:val="none"/>
        </w:rPr>
        <w:t xml:space="preserve"> by Earth </w:t>
      </w:r>
      <w:proofErr w:type="spellStart"/>
      <w:r w:rsidRPr="00A77D5E">
        <w:rPr>
          <w:rFonts w:ascii="Times New Roman" w:eastAsia="Times New Roman" w:hAnsi="Times New Roman" w:cs="Times New Roman"/>
          <w:color w:val="000000" w:themeColor="text1"/>
          <w:kern w:val="0"/>
          <w:lang w:eastAsia="nb-NO"/>
          <w14:ligatures w14:val="none"/>
        </w:rPr>
        <w:t>Moves</w:t>
      </w:r>
      <w:proofErr w:type="spellEnd"/>
      <w:r w:rsidRPr="00A77D5E">
        <w:rPr>
          <w:rFonts w:ascii="Times New Roman" w:eastAsia="Times New Roman" w:hAnsi="Times New Roman" w:cs="Times New Roman"/>
          <w:color w:val="000000" w:themeColor="text1"/>
          <w:kern w:val="0"/>
          <w:lang w:eastAsia="nb-NO"/>
          <w14:ligatures w14:val="none"/>
        </w:rPr>
        <w:t xml:space="preserve"> AI</w:t>
      </w:r>
    </w:p>
    <w:p w14:paraId="4E3C5731" w14:textId="77777777" w:rsidR="00C57084" w:rsidRDefault="00C57084" w:rsidP="00A77D5E">
      <w:pPr>
        <w:spacing w:before="100" w:beforeAutospacing="1" w:after="100" w:afterAutospacing="1"/>
        <w:rPr>
          <w:ins w:id="40" w:author="Brage Johansen" w:date="2026-03-29T10:38:00Z" w16du:dateUtc="2026-03-29T08:38:00Z"/>
          <w:rFonts w:ascii="Georgia" w:hAnsi="Georgia"/>
        </w:rPr>
      </w:pPr>
      <w:ins w:id="41" w:author="Brage Johansen" w:date="2026-03-29T10:37:00Z" w16du:dateUtc="2026-03-29T08:37:00Z">
        <w:r>
          <w:rPr>
            <w:rFonts w:ascii="Georgia" w:hAnsi="Georgia"/>
          </w:rPr>
          <w:t xml:space="preserve">A </w:t>
        </w:r>
        <w:proofErr w:type="spellStart"/>
        <w:r>
          <w:rPr>
            <w:rFonts w:ascii="Georgia" w:hAnsi="Georgia"/>
          </w:rPr>
          <w:t>Carrington</w:t>
        </w:r>
        <w:r>
          <w:rPr>
            <w:rFonts w:ascii="Georgia" w:hAnsi="Georgia"/>
          </w:rPr>
          <w:noBreakHyphen/>
          <w:t>scale</w:t>
        </w:r>
        <w:proofErr w:type="spellEnd"/>
        <w:r>
          <w:rPr>
            <w:rFonts w:ascii="Georgia" w:hAnsi="Georgia"/>
          </w:rPr>
          <w:t xml:space="preserve"> solar storm </w:t>
        </w:r>
        <w:proofErr w:type="spellStart"/>
        <w:r>
          <w:rPr>
            <w:rFonts w:ascii="Georgia" w:hAnsi="Georgia"/>
          </w:rPr>
          <w:t>hitting</w:t>
        </w:r>
        <w:proofErr w:type="spellEnd"/>
        <w:r>
          <w:rPr>
            <w:rFonts w:ascii="Georgia" w:hAnsi="Georgia"/>
          </w:rPr>
          <w:t xml:space="preserve"> Earth in 2027, with a </w:t>
        </w:r>
        <w:proofErr w:type="spellStart"/>
        <w:r>
          <w:rPr>
            <w:rFonts w:ascii="Georgia" w:hAnsi="Georgia"/>
          </w:rPr>
          <w:t>vastly</w:t>
        </w:r>
        <w:proofErr w:type="spellEnd"/>
        <w:r>
          <w:rPr>
            <w:rFonts w:ascii="Georgia" w:hAnsi="Georgia"/>
          </w:rPr>
          <w:t xml:space="preserve"> </w:t>
        </w:r>
        <w:proofErr w:type="spellStart"/>
        <w:r>
          <w:rPr>
            <w:rFonts w:ascii="Georgia" w:hAnsi="Georgia"/>
          </w:rPr>
          <w:t>denser</w:t>
        </w:r>
        <w:proofErr w:type="spellEnd"/>
        <w:r>
          <w:rPr>
            <w:rFonts w:ascii="Georgia" w:hAnsi="Georgia"/>
          </w:rPr>
          <w:t xml:space="preserve"> </w:t>
        </w:r>
        <w:proofErr w:type="spellStart"/>
        <w:r>
          <w:rPr>
            <w:rFonts w:ascii="Georgia" w:hAnsi="Georgia"/>
          </w:rPr>
          <w:t>shell</w:t>
        </w:r>
        <w:proofErr w:type="spellEnd"/>
        <w:r>
          <w:rPr>
            <w:rFonts w:ascii="Georgia" w:hAnsi="Georgia"/>
          </w:rPr>
          <w:t xml:space="preserve"> </w:t>
        </w:r>
        <w:proofErr w:type="spellStart"/>
        <w:r>
          <w:rPr>
            <w:rFonts w:ascii="Georgia" w:hAnsi="Georgia"/>
          </w:rPr>
          <w:t>of</w:t>
        </w:r>
        <w:proofErr w:type="spellEnd"/>
        <w:r>
          <w:rPr>
            <w:rFonts w:ascii="Georgia" w:hAnsi="Georgia"/>
          </w:rPr>
          <w:t xml:space="preserve"> </w:t>
        </w:r>
        <w:proofErr w:type="spellStart"/>
        <w:r>
          <w:rPr>
            <w:rFonts w:ascii="Georgia" w:hAnsi="Georgia"/>
          </w:rPr>
          <w:t>satellites</w:t>
        </w:r>
        <w:proofErr w:type="spellEnd"/>
        <w:r>
          <w:rPr>
            <w:rFonts w:ascii="Georgia" w:hAnsi="Georgia"/>
          </w:rPr>
          <w:t xml:space="preserve"> in orbit, </w:t>
        </w:r>
        <w:proofErr w:type="spellStart"/>
        <w:r>
          <w:rPr>
            <w:rFonts w:ascii="Georgia" w:hAnsi="Georgia"/>
          </w:rPr>
          <w:t>could</w:t>
        </w:r>
        <w:proofErr w:type="spellEnd"/>
        <w:r>
          <w:rPr>
            <w:rFonts w:ascii="Georgia" w:hAnsi="Georgia"/>
          </w:rPr>
          <w:t xml:space="preserve"> trigger a </w:t>
        </w:r>
        <w:proofErr w:type="spellStart"/>
        <w:r>
          <w:rPr>
            <w:rFonts w:ascii="Georgia" w:hAnsi="Georgia"/>
          </w:rPr>
          <w:t>cascading</w:t>
        </w:r>
        <w:proofErr w:type="spellEnd"/>
        <w:r>
          <w:rPr>
            <w:rFonts w:ascii="Georgia" w:hAnsi="Georgia"/>
          </w:rPr>
          <w:t xml:space="preserve"> </w:t>
        </w:r>
        <w:proofErr w:type="spellStart"/>
        <w:r>
          <w:rPr>
            <w:rFonts w:ascii="Georgia" w:hAnsi="Georgia"/>
          </w:rPr>
          <w:t>technological</w:t>
        </w:r>
        <w:proofErr w:type="spellEnd"/>
        <w:r>
          <w:rPr>
            <w:rFonts w:ascii="Georgia" w:hAnsi="Georgia"/>
          </w:rPr>
          <w:t xml:space="preserve"> </w:t>
        </w:r>
        <w:proofErr w:type="spellStart"/>
        <w:r>
          <w:rPr>
            <w:rFonts w:ascii="Georgia" w:hAnsi="Georgia"/>
          </w:rPr>
          <w:t>collapse</w:t>
        </w:r>
        <w:proofErr w:type="spellEnd"/>
        <w:r>
          <w:rPr>
            <w:rFonts w:ascii="Georgia" w:hAnsi="Georgia"/>
          </w:rPr>
          <w:t xml:space="preserve">: intense </w:t>
        </w:r>
        <w:proofErr w:type="spellStart"/>
        <w:r>
          <w:rPr>
            <w:rFonts w:ascii="Georgia" w:hAnsi="Georgia"/>
          </w:rPr>
          <w:t>geomagnetic</w:t>
        </w:r>
        <w:proofErr w:type="spellEnd"/>
        <w:r>
          <w:rPr>
            <w:rFonts w:ascii="Georgia" w:hAnsi="Georgia"/>
          </w:rPr>
          <w:t xml:space="preserve"> </w:t>
        </w:r>
        <w:proofErr w:type="spellStart"/>
        <w:r>
          <w:rPr>
            <w:rFonts w:ascii="Georgia" w:hAnsi="Georgia"/>
          </w:rPr>
          <w:t>currents</w:t>
        </w:r>
        <w:proofErr w:type="spellEnd"/>
        <w:r>
          <w:rPr>
            <w:rFonts w:ascii="Georgia" w:hAnsi="Georgia"/>
          </w:rPr>
          <w:t xml:space="preserve"> </w:t>
        </w:r>
        <w:proofErr w:type="spellStart"/>
        <w:r>
          <w:rPr>
            <w:rFonts w:ascii="Georgia" w:hAnsi="Georgia"/>
          </w:rPr>
          <w:t>might</w:t>
        </w:r>
        <w:proofErr w:type="spellEnd"/>
        <w:r>
          <w:rPr>
            <w:rFonts w:ascii="Georgia" w:hAnsi="Georgia"/>
          </w:rPr>
          <w:t xml:space="preserve"> </w:t>
        </w:r>
        <w:proofErr w:type="spellStart"/>
        <w:r>
          <w:rPr>
            <w:rFonts w:ascii="Georgia" w:hAnsi="Georgia"/>
          </w:rPr>
          <w:t>permanently</w:t>
        </w:r>
        <w:proofErr w:type="spellEnd"/>
        <w:r>
          <w:rPr>
            <w:rFonts w:ascii="Georgia" w:hAnsi="Georgia"/>
          </w:rPr>
          <w:t xml:space="preserve"> </w:t>
        </w:r>
        <w:proofErr w:type="spellStart"/>
        <w:r>
          <w:rPr>
            <w:rFonts w:ascii="Georgia" w:hAnsi="Georgia"/>
          </w:rPr>
          <w:t>damage</w:t>
        </w:r>
        <w:proofErr w:type="spellEnd"/>
        <w:r>
          <w:rPr>
            <w:rFonts w:ascii="Georgia" w:hAnsi="Georgia"/>
          </w:rPr>
          <w:t xml:space="preserve"> </w:t>
        </w:r>
        <w:proofErr w:type="spellStart"/>
        <w:r>
          <w:rPr>
            <w:rFonts w:ascii="Georgia" w:hAnsi="Georgia"/>
          </w:rPr>
          <w:t>hundreds</w:t>
        </w:r>
        <w:proofErr w:type="spellEnd"/>
        <w:r>
          <w:rPr>
            <w:rFonts w:ascii="Georgia" w:hAnsi="Georgia"/>
          </w:rPr>
          <w:t xml:space="preserve"> or </w:t>
        </w:r>
        <w:proofErr w:type="spellStart"/>
        <w:r>
          <w:rPr>
            <w:rFonts w:ascii="Georgia" w:hAnsi="Georgia"/>
          </w:rPr>
          <w:t>thousands</w:t>
        </w:r>
        <w:proofErr w:type="spellEnd"/>
        <w:r>
          <w:rPr>
            <w:rFonts w:ascii="Georgia" w:hAnsi="Georgia"/>
          </w:rPr>
          <w:t xml:space="preserve"> </w:t>
        </w:r>
        <w:proofErr w:type="spellStart"/>
        <w:r>
          <w:rPr>
            <w:rFonts w:ascii="Georgia" w:hAnsi="Georgia"/>
          </w:rPr>
          <w:t>of</w:t>
        </w:r>
        <w:proofErr w:type="spellEnd"/>
        <w:r>
          <w:rPr>
            <w:rFonts w:ascii="Georgia" w:hAnsi="Georgia"/>
          </w:rPr>
          <w:t xml:space="preserve"> </w:t>
        </w:r>
        <w:proofErr w:type="spellStart"/>
        <w:r>
          <w:rPr>
            <w:rFonts w:ascii="Georgia" w:hAnsi="Georgia"/>
          </w:rPr>
          <w:t>high</w:t>
        </w:r>
        <w:r>
          <w:rPr>
            <w:rFonts w:ascii="Georgia" w:hAnsi="Georgia"/>
          </w:rPr>
          <w:noBreakHyphen/>
          <w:t>voltage</w:t>
        </w:r>
        <w:proofErr w:type="spellEnd"/>
        <w:r>
          <w:rPr>
            <w:rFonts w:ascii="Georgia" w:hAnsi="Georgia"/>
          </w:rPr>
          <w:t xml:space="preserve"> </w:t>
        </w:r>
        <w:proofErr w:type="spellStart"/>
        <w:r>
          <w:rPr>
            <w:rFonts w:ascii="Georgia" w:hAnsi="Georgia"/>
          </w:rPr>
          <w:t>transformers</w:t>
        </w:r>
        <w:proofErr w:type="spellEnd"/>
        <w:r>
          <w:rPr>
            <w:rFonts w:ascii="Georgia" w:hAnsi="Georgia"/>
          </w:rPr>
          <w:t xml:space="preserve">, </w:t>
        </w:r>
        <w:proofErr w:type="spellStart"/>
        <w:r>
          <w:rPr>
            <w:rFonts w:ascii="Georgia" w:hAnsi="Georgia"/>
          </w:rPr>
          <w:t>causing</w:t>
        </w:r>
        <w:proofErr w:type="spellEnd"/>
        <w:r>
          <w:rPr>
            <w:rFonts w:ascii="Georgia" w:hAnsi="Georgia"/>
          </w:rPr>
          <w:t xml:space="preserve"> </w:t>
        </w:r>
        <w:proofErr w:type="spellStart"/>
        <w:r>
          <w:rPr>
            <w:rFonts w:ascii="Georgia" w:hAnsi="Georgia"/>
          </w:rPr>
          <w:t>continent</w:t>
        </w:r>
        <w:r>
          <w:rPr>
            <w:rFonts w:ascii="Georgia" w:hAnsi="Georgia"/>
          </w:rPr>
          <w:noBreakHyphen/>
          <w:t>scale</w:t>
        </w:r>
        <w:proofErr w:type="spellEnd"/>
        <w:r>
          <w:rPr>
            <w:rFonts w:ascii="Georgia" w:hAnsi="Georgia"/>
          </w:rPr>
          <w:t xml:space="preserve"> blackouts lasting </w:t>
        </w:r>
        <w:proofErr w:type="spellStart"/>
        <w:r>
          <w:rPr>
            <w:rFonts w:ascii="Georgia" w:hAnsi="Georgia"/>
          </w:rPr>
          <w:t>months</w:t>
        </w:r>
        <w:proofErr w:type="spellEnd"/>
        <w:r>
          <w:rPr>
            <w:rFonts w:ascii="Georgia" w:hAnsi="Georgia"/>
          </w:rPr>
          <w:t xml:space="preserve"> or </w:t>
        </w:r>
        <w:proofErr w:type="spellStart"/>
        <w:r>
          <w:rPr>
            <w:rFonts w:ascii="Georgia" w:hAnsi="Georgia"/>
          </w:rPr>
          <w:t>even</w:t>
        </w:r>
        <w:proofErr w:type="spellEnd"/>
        <w:r>
          <w:rPr>
            <w:rFonts w:ascii="Georgia" w:hAnsi="Georgia"/>
          </w:rPr>
          <w:t xml:space="preserve"> </w:t>
        </w:r>
        <w:proofErr w:type="spellStart"/>
        <w:r>
          <w:rPr>
            <w:rFonts w:ascii="Georgia" w:hAnsi="Georgia"/>
          </w:rPr>
          <w:lastRenderedPageBreak/>
          <w:t>years</w:t>
        </w:r>
        <w:proofErr w:type="spellEnd"/>
        <w:r>
          <w:rPr>
            <w:rFonts w:ascii="Georgia" w:hAnsi="Georgia"/>
          </w:rPr>
          <w:t xml:space="preserve"> </w:t>
        </w:r>
        <w:proofErr w:type="spellStart"/>
        <w:r>
          <w:rPr>
            <w:rFonts w:ascii="Georgia" w:hAnsi="Georgia"/>
          </w:rPr>
          <w:t>until</w:t>
        </w:r>
        <w:proofErr w:type="spellEnd"/>
        <w:r>
          <w:rPr>
            <w:rFonts w:ascii="Georgia" w:hAnsi="Georgia"/>
          </w:rPr>
          <w:t xml:space="preserve"> </w:t>
        </w:r>
        <w:proofErr w:type="spellStart"/>
        <w:r>
          <w:rPr>
            <w:rFonts w:ascii="Georgia" w:hAnsi="Georgia"/>
          </w:rPr>
          <w:t>new</w:t>
        </w:r>
        <w:proofErr w:type="spellEnd"/>
        <w:r>
          <w:rPr>
            <w:rFonts w:ascii="Georgia" w:hAnsi="Georgia"/>
          </w:rPr>
          <w:t xml:space="preserve"> hardware is </w:t>
        </w:r>
        <w:proofErr w:type="spellStart"/>
        <w:r>
          <w:rPr>
            <w:rFonts w:ascii="Georgia" w:hAnsi="Georgia"/>
          </w:rPr>
          <w:t>manufactured</w:t>
        </w:r>
        <w:proofErr w:type="spellEnd"/>
        <w:r>
          <w:rPr>
            <w:rFonts w:ascii="Georgia" w:hAnsi="Georgia"/>
          </w:rPr>
          <w:t xml:space="preserve"> and </w:t>
        </w:r>
        <w:proofErr w:type="spellStart"/>
        <w:r>
          <w:rPr>
            <w:rFonts w:ascii="Georgia" w:hAnsi="Georgia"/>
          </w:rPr>
          <w:t>installed</w:t>
        </w:r>
        <w:proofErr w:type="spellEnd"/>
        <w:r>
          <w:rPr>
            <w:rFonts w:ascii="Georgia" w:hAnsi="Georgia"/>
          </w:rPr>
          <w:t xml:space="preserve">, </w:t>
        </w:r>
        <w:proofErr w:type="spellStart"/>
        <w:r>
          <w:rPr>
            <w:rFonts w:ascii="Georgia" w:hAnsi="Georgia"/>
          </w:rPr>
          <w:t>while</w:t>
        </w:r>
        <w:proofErr w:type="spellEnd"/>
        <w:r>
          <w:rPr>
            <w:rFonts w:ascii="Georgia" w:hAnsi="Georgia"/>
          </w:rPr>
          <w:t xml:space="preserve"> </w:t>
        </w:r>
        <w:proofErr w:type="spellStart"/>
        <w:r>
          <w:rPr>
            <w:rFonts w:ascii="Georgia" w:hAnsi="Georgia"/>
          </w:rPr>
          <w:t>overheating</w:t>
        </w:r>
        <w:proofErr w:type="spellEnd"/>
        <w:r>
          <w:rPr>
            <w:rFonts w:ascii="Georgia" w:hAnsi="Georgia"/>
          </w:rPr>
          <w:t xml:space="preserve"> and drag in </w:t>
        </w:r>
        <w:proofErr w:type="spellStart"/>
        <w:r>
          <w:rPr>
            <w:rFonts w:ascii="Georgia" w:hAnsi="Georgia"/>
          </w:rPr>
          <w:t>the</w:t>
        </w:r>
        <w:proofErr w:type="spellEnd"/>
        <w:r>
          <w:rPr>
            <w:rFonts w:ascii="Georgia" w:hAnsi="Georgia"/>
          </w:rPr>
          <w:t xml:space="preserve"> </w:t>
        </w:r>
        <w:proofErr w:type="spellStart"/>
        <w:r>
          <w:rPr>
            <w:rFonts w:ascii="Georgia" w:hAnsi="Georgia"/>
          </w:rPr>
          <w:t>upper</w:t>
        </w:r>
        <w:proofErr w:type="spellEnd"/>
        <w:r>
          <w:rPr>
            <w:rFonts w:ascii="Georgia" w:hAnsi="Georgia"/>
          </w:rPr>
          <w:t xml:space="preserve"> </w:t>
        </w:r>
        <w:proofErr w:type="spellStart"/>
        <w:r>
          <w:rPr>
            <w:rFonts w:ascii="Georgia" w:hAnsi="Georgia"/>
          </w:rPr>
          <w:t>atmosphere</w:t>
        </w:r>
        <w:proofErr w:type="spellEnd"/>
        <w:r>
          <w:rPr>
            <w:rFonts w:ascii="Georgia" w:hAnsi="Georgia"/>
          </w:rPr>
          <w:t xml:space="preserve">, </w:t>
        </w:r>
        <w:proofErr w:type="spellStart"/>
        <w:r>
          <w:rPr>
            <w:rFonts w:ascii="Georgia" w:hAnsi="Georgia"/>
          </w:rPr>
          <w:t>combined</w:t>
        </w:r>
        <w:proofErr w:type="spellEnd"/>
        <w:r>
          <w:rPr>
            <w:rFonts w:ascii="Georgia" w:hAnsi="Georgia"/>
          </w:rPr>
          <w:t xml:space="preserve"> with </w:t>
        </w:r>
        <w:proofErr w:type="spellStart"/>
        <w:r>
          <w:rPr>
            <w:rFonts w:ascii="Georgia" w:hAnsi="Georgia"/>
          </w:rPr>
          <w:t>radiation</w:t>
        </w:r>
        <w:proofErr w:type="spellEnd"/>
        <w:r>
          <w:rPr>
            <w:rFonts w:ascii="Georgia" w:hAnsi="Georgia"/>
          </w:rPr>
          <w:t xml:space="preserve"> </w:t>
        </w:r>
        <w:proofErr w:type="spellStart"/>
        <w:r>
          <w:rPr>
            <w:rFonts w:ascii="Georgia" w:hAnsi="Georgia"/>
          </w:rPr>
          <w:t>surges</w:t>
        </w:r>
        <w:proofErr w:type="spellEnd"/>
        <w:r>
          <w:rPr>
            <w:rFonts w:ascii="Georgia" w:hAnsi="Georgia"/>
          </w:rPr>
          <w:t xml:space="preserve">, </w:t>
        </w:r>
        <w:proofErr w:type="spellStart"/>
        <w:r>
          <w:rPr>
            <w:rFonts w:ascii="Georgia" w:hAnsi="Georgia"/>
          </w:rPr>
          <w:t>could</w:t>
        </w:r>
        <w:proofErr w:type="spellEnd"/>
        <w:r>
          <w:rPr>
            <w:rFonts w:ascii="Georgia" w:hAnsi="Georgia"/>
          </w:rPr>
          <w:t xml:space="preserve"> </w:t>
        </w:r>
        <w:proofErr w:type="spellStart"/>
        <w:r>
          <w:rPr>
            <w:rFonts w:ascii="Georgia" w:hAnsi="Georgia"/>
          </w:rPr>
          <w:t>disable</w:t>
        </w:r>
        <w:proofErr w:type="spellEnd"/>
        <w:r>
          <w:rPr>
            <w:rFonts w:ascii="Georgia" w:hAnsi="Georgia"/>
          </w:rPr>
          <w:t xml:space="preserve"> or </w:t>
        </w:r>
        <w:proofErr w:type="spellStart"/>
        <w:r>
          <w:rPr>
            <w:rFonts w:ascii="Georgia" w:hAnsi="Georgia"/>
          </w:rPr>
          <w:t>deorbit</w:t>
        </w:r>
        <w:proofErr w:type="spellEnd"/>
        <w:r>
          <w:rPr>
            <w:rFonts w:ascii="Georgia" w:hAnsi="Georgia"/>
          </w:rPr>
          <w:t xml:space="preserve"> </w:t>
        </w:r>
        <w:proofErr w:type="spellStart"/>
        <w:r>
          <w:rPr>
            <w:rFonts w:ascii="Georgia" w:hAnsi="Georgia"/>
          </w:rPr>
          <w:t>much</w:t>
        </w:r>
        <w:proofErr w:type="spellEnd"/>
        <w:r>
          <w:rPr>
            <w:rFonts w:ascii="Georgia" w:hAnsi="Georgia"/>
          </w:rPr>
          <w:t xml:space="preserve"> </w:t>
        </w:r>
        <w:proofErr w:type="spellStart"/>
        <w:r>
          <w:rPr>
            <w:rFonts w:ascii="Georgia" w:hAnsi="Georgia"/>
          </w:rPr>
          <w:t>of</w:t>
        </w:r>
        <w:proofErr w:type="spellEnd"/>
        <w:r>
          <w:rPr>
            <w:rFonts w:ascii="Georgia" w:hAnsi="Georgia"/>
          </w:rPr>
          <w:t xml:space="preserve"> </w:t>
        </w:r>
        <w:proofErr w:type="spellStart"/>
        <w:r>
          <w:rPr>
            <w:rFonts w:ascii="Georgia" w:hAnsi="Georgia"/>
          </w:rPr>
          <w:t>the</w:t>
        </w:r>
        <w:proofErr w:type="spellEnd"/>
        <w:r>
          <w:rPr>
            <w:rFonts w:ascii="Georgia" w:hAnsi="Georgia"/>
          </w:rPr>
          <w:t xml:space="preserve"> </w:t>
        </w:r>
        <w:proofErr w:type="spellStart"/>
        <w:r>
          <w:rPr>
            <w:rFonts w:ascii="Georgia" w:hAnsi="Georgia"/>
          </w:rPr>
          <w:t>satellite</w:t>
        </w:r>
        <w:proofErr w:type="spellEnd"/>
        <w:r>
          <w:rPr>
            <w:rFonts w:ascii="Georgia" w:hAnsi="Georgia"/>
          </w:rPr>
          <w:t xml:space="preserve"> </w:t>
        </w:r>
        <w:proofErr w:type="spellStart"/>
        <w:r>
          <w:rPr>
            <w:rFonts w:ascii="Georgia" w:hAnsi="Georgia"/>
          </w:rPr>
          <w:t>fleet</w:t>
        </w:r>
        <w:proofErr w:type="spellEnd"/>
        <w:r>
          <w:rPr>
            <w:rFonts w:ascii="Georgia" w:hAnsi="Georgia"/>
          </w:rPr>
          <w:t xml:space="preserve">, </w:t>
        </w:r>
        <w:proofErr w:type="spellStart"/>
        <w:r>
          <w:rPr>
            <w:rFonts w:ascii="Georgia" w:hAnsi="Georgia"/>
          </w:rPr>
          <w:t>wiping</w:t>
        </w:r>
        <w:proofErr w:type="spellEnd"/>
        <w:r>
          <w:rPr>
            <w:rFonts w:ascii="Georgia" w:hAnsi="Georgia"/>
          </w:rPr>
          <w:t xml:space="preserve"> </w:t>
        </w:r>
        <w:proofErr w:type="spellStart"/>
        <w:r>
          <w:rPr>
            <w:rFonts w:ascii="Georgia" w:hAnsi="Georgia"/>
          </w:rPr>
          <w:t>out</w:t>
        </w:r>
        <w:proofErr w:type="spellEnd"/>
        <w:r>
          <w:rPr>
            <w:rFonts w:ascii="Georgia" w:hAnsi="Georgia"/>
          </w:rPr>
          <w:t xml:space="preserve"> GPS, </w:t>
        </w:r>
        <w:proofErr w:type="spellStart"/>
        <w:r>
          <w:rPr>
            <w:rFonts w:ascii="Georgia" w:hAnsi="Georgia"/>
          </w:rPr>
          <w:t>weather</w:t>
        </w:r>
        <w:proofErr w:type="spellEnd"/>
        <w:r>
          <w:rPr>
            <w:rFonts w:ascii="Georgia" w:hAnsi="Georgia"/>
          </w:rPr>
          <w:t xml:space="preserve"> forecasting, and a </w:t>
        </w:r>
        <w:proofErr w:type="spellStart"/>
        <w:r>
          <w:rPr>
            <w:rFonts w:ascii="Georgia" w:hAnsi="Georgia"/>
          </w:rPr>
          <w:t>large</w:t>
        </w:r>
        <w:proofErr w:type="spellEnd"/>
        <w:r>
          <w:rPr>
            <w:rFonts w:ascii="Georgia" w:hAnsi="Georgia"/>
          </w:rPr>
          <w:t xml:space="preserve"> </w:t>
        </w:r>
        <w:proofErr w:type="spellStart"/>
        <w:r>
          <w:rPr>
            <w:rFonts w:ascii="Georgia" w:hAnsi="Georgia"/>
          </w:rPr>
          <w:t>fraction</w:t>
        </w:r>
        <w:proofErr w:type="spellEnd"/>
        <w:r>
          <w:rPr>
            <w:rFonts w:ascii="Georgia" w:hAnsi="Georgia"/>
          </w:rPr>
          <w:t xml:space="preserve"> </w:t>
        </w:r>
        <w:proofErr w:type="spellStart"/>
        <w:r>
          <w:rPr>
            <w:rFonts w:ascii="Georgia" w:hAnsi="Georgia"/>
          </w:rPr>
          <w:t>of</w:t>
        </w:r>
        <w:proofErr w:type="spellEnd"/>
        <w:r>
          <w:rPr>
            <w:rFonts w:ascii="Georgia" w:hAnsi="Georgia"/>
          </w:rPr>
          <w:t xml:space="preserve"> global </w:t>
        </w:r>
        <w:proofErr w:type="spellStart"/>
        <w:r>
          <w:rPr>
            <w:rFonts w:ascii="Georgia" w:hAnsi="Georgia"/>
          </w:rPr>
          <w:t>communications</w:t>
        </w:r>
        <w:proofErr w:type="spellEnd"/>
        <w:r>
          <w:rPr>
            <w:rFonts w:ascii="Georgia" w:hAnsi="Georgia"/>
          </w:rPr>
          <w:t xml:space="preserve"> and </w:t>
        </w:r>
        <w:proofErr w:type="spellStart"/>
        <w:r>
          <w:rPr>
            <w:rFonts w:ascii="Georgia" w:hAnsi="Georgia"/>
          </w:rPr>
          <w:t>remote</w:t>
        </w:r>
        <w:proofErr w:type="spellEnd"/>
        <w:r>
          <w:rPr>
            <w:rFonts w:ascii="Georgia" w:hAnsi="Georgia"/>
          </w:rPr>
          <w:t xml:space="preserve"> </w:t>
        </w:r>
        <w:proofErr w:type="spellStart"/>
        <w:r>
          <w:rPr>
            <w:rFonts w:ascii="Georgia" w:hAnsi="Georgia"/>
          </w:rPr>
          <w:t>sensing</w:t>
        </w:r>
        <w:proofErr w:type="spellEnd"/>
        <w:r>
          <w:rPr>
            <w:rFonts w:ascii="Georgia" w:hAnsi="Georgia"/>
          </w:rPr>
          <w:t xml:space="preserve"> </w:t>
        </w:r>
        <w:proofErr w:type="spellStart"/>
        <w:r>
          <w:rPr>
            <w:rFonts w:ascii="Georgia" w:hAnsi="Georgia"/>
          </w:rPr>
          <w:t>capacity</w:t>
        </w:r>
        <w:proofErr w:type="spellEnd"/>
        <w:r>
          <w:rPr>
            <w:rFonts w:ascii="Georgia" w:hAnsi="Georgia"/>
          </w:rPr>
          <w:t xml:space="preserve"> in a matter </w:t>
        </w:r>
        <w:proofErr w:type="spellStart"/>
        <w:r>
          <w:rPr>
            <w:rFonts w:ascii="Georgia" w:hAnsi="Georgia"/>
          </w:rPr>
          <w:t>of</w:t>
        </w:r>
        <w:proofErr w:type="spellEnd"/>
        <w:r>
          <w:rPr>
            <w:rFonts w:ascii="Georgia" w:hAnsi="Georgia"/>
          </w:rPr>
          <w:t xml:space="preserve"> </w:t>
        </w:r>
        <w:proofErr w:type="spellStart"/>
        <w:r>
          <w:rPr>
            <w:rFonts w:ascii="Georgia" w:hAnsi="Georgia"/>
          </w:rPr>
          <w:t>hours</w:t>
        </w:r>
        <w:proofErr w:type="spellEnd"/>
        <w:r>
          <w:rPr>
            <w:rFonts w:ascii="Georgia" w:hAnsi="Georgia"/>
          </w:rPr>
          <w:t xml:space="preserve">. </w:t>
        </w:r>
      </w:ins>
    </w:p>
    <w:p w14:paraId="108A6838" w14:textId="4369D5D0" w:rsidR="00C57084" w:rsidRDefault="00C57084" w:rsidP="00A77D5E">
      <w:pPr>
        <w:spacing w:before="100" w:beforeAutospacing="1" w:after="100" w:afterAutospacing="1"/>
        <w:rPr>
          <w:ins w:id="42" w:author="Brage Johansen" w:date="2026-03-29T10:37:00Z" w16du:dateUtc="2026-03-29T08:37:00Z"/>
          <w:rFonts w:ascii="Georgia" w:hAnsi="Georgia"/>
        </w:rPr>
      </w:pPr>
      <w:ins w:id="43" w:author="Brage Johansen" w:date="2026-03-29T10:37:00Z" w16du:dateUtc="2026-03-29T08:37:00Z">
        <w:r>
          <w:rPr>
            <w:rFonts w:ascii="Georgia" w:hAnsi="Georgia"/>
          </w:rPr>
          <w:t xml:space="preserve">With </w:t>
        </w:r>
        <w:proofErr w:type="spellStart"/>
        <w:r>
          <w:rPr>
            <w:rFonts w:ascii="Georgia" w:hAnsi="Georgia"/>
          </w:rPr>
          <w:t>internet</w:t>
        </w:r>
        <w:proofErr w:type="spellEnd"/>
        <w:r>
          <w:rPr>
            <w:rFonts w:ascii="Georgia" w:hAnsi="Georgia"/>
          </w:rPr>
          <w:t xml:space="preserve"> </w:t>
        </w:r>
        <w:proofErr w:type="spellStart"/>
        <w:r>
          <w:rPr>
            <w:rFonts w:ascii="Georgia" w:hAnsi="Georgia"/>
          </w:rPr>
          <w:t>backbone</w:t>
        </w:r>
        <w:proofErr w:type="spellEnd"/>
        <w:r>
          <w:rPr>
            <w:rFonts w:ascii="Georgia" w:hAnsi="Georgia"/>
          </w:rPr>
          <w:t xml:space="preserve"> links, data </w:t>
        </w:r>
        <w:proofErr w:type="spellStart"/>
        <w:r>
          <w:rPr>
            <w:rFonts w:ascii="Georgia" w:hAnsi="Georgia"/>
          </w:rPr>
          <w:t>centers</w:t>
        </w:r>
        <w:proofErr w:type="spellEnd"/>
        <w:r>
          <w:rPr>
            <w:rFonts w:ascii="Georgia" w:hAnsi="Georgia"/>
          </w:rPr>
          <w:t xml:space="preserve">, and cellular </w:t>
        </w:r>
        <w:proofErr w:type="spellStart"/>
        <w:r>
          <w:rPr>
            <w:rFonts w:ascii="Georgia" w:hAnsi="Georgia"/>
          </w:rPr>
          <w:t>networks</w:t>
        </w:r>
        <w:proofErr w:type="spellEnd"/>
        <w:r>
          <w:rPr>
            <w:rFonts w:ascii="Georgia" w:hAnsi="Georgia"/>
          </w:rPr>
          <w:t xml:space="preserve"> dependent on a stable grid and </w:t>
        </w:r>
        <w:proofErr w:type="spellStart"/>
        <w:r>
          <w:rPr>
            <w:rFonts w:ascii="Georgia" w:hAnsi="Georgia"/>
          </w:rPr>
          <w:t>precise</w:t>
        </w:r>
        <w:proofErr w:type="spellEnd"/>
        <w:r>
          <w:rPr>
            <w:rFonts w:ascii="Georgia" w:hAnsi="Georgia"/>
          </w:rPr>
          <w:t xml:space="preserve"> timing, </w:t>
        </w:r>
        <w:proofErr w:type="spellStart"/>
        <w:r>
          <w:rPr>
            <w:rFonts w:ascii="Georgia" w:hAnsi="Georgia"/>
          </w:rPr>
          <w:t>large</w:t>
        </w:r>
        <w:proofErr w:type="spellEnd"/>
        <w:r>
          <w:rPr>
            <w:rFonts w:ascii="Georgia" w:hAnsi="Georgia"/>
          </w:rPr>
          <w:t xml:space="preserve"> regions </w:t>
        </w:r>
        <w:proofErr w:type="spellStart"/>
        <w:r>
          <w:rPr>
            <w:rFonts w:ascii="Georgia" w:hAnsi="Georgia"/>
          </w:rPr>
          <w:t>could</w:t>
        </w:r>
        <w:proofErr w:type="spellEnd"/>
        <w:r>
          <w:rPr>
            <w:rFonts w:ascii="Georgia" w:hAnsi="Georgia"/>
          </w:rPr>
          <w:t xml:space="preserve"> lose </w:t>
        </w:r>
        <w:proofErr w:type="spellStart"/>
        <w:r>
          <w:rPr>
            <w:rFonts w:ascii="Georgia" w:hAnsi="Georgia"/>
          </w:rPr>
          <w:t>connectivity</w:t>
        </w:r>
        <w:proofErr w:type="spellEnd"/>
        <w:r>
          <w:rPr>
            <w:rFonts w:ascii="Georgia" w:hAnsi="Georgia"/>
          </w:rPr>
          <w:t xml:space="preserve">, </w:t>
        </w:r>
        <w:proofErr w:type="spellStart"/>
        <w:r>
          <w:rPr>
            <w:rFonts w:ascii="Georgia" w:hAnsi="Georgia"/>
          </w:rPr>
          <w:t>financial</w:t>
        </w:r>
        <w:proofErr w:type="spellEnd"/>
        <w:r>
          <w:rPr>
            <w:rFonts w:ascii="Georgia" w:hAnsi="Georgia"/>
          </w:rPr>
          <w:t xml:space="preserve"> </w:t>
        </w:r>
        <w:proofErr w:type="spellStart"/>
        <w:r>
          <w:rPr>
            <w:rFonts w:ascii="Georgia" w:hAnsi="Georgia"/>
          </w:rPr>
          <w:t>transactions</w:t>
        </w:r>
        <w:proofErr w:type="spellEnd"/>
        <w:r>
          <w:rPr>
            <w:rFonts w:ascii="Georgia" w:hAnsi="Georgia"/>
          </w:rPr>
          <w:t xml:space="preserve">, </w:t>
        </w:r>
        <w:proofErr w:type="spellStart"/>
        <w:r>
          <w:rPr>
            <w:rFonts w:ascii="Georgia" w:hAnsi="Georgia"/>
          </w:rPr>
          <w:t>logistics</w:t>
        </w:r>
        <w:proofErr w:type="spellEnd"/>
        <w:r>
          <w:rPr>
            <w:rFonts w:ascii="Georgia" w:hAnsi="Georgia"/>
          </w:rPr>
          <w:t xml:space="preserve"> systems, and </w:t>
        </w:r>
        <w:proofErr w:type="spellStart"/>
        <w:r>
          <w:rPr>
            <w:rFonts w:ascii="Georgia" w:hAnsi="Georgia"/>
          </w:rPr>
          <w:t>many</w:t>
        </w:r>
        <w:proofErr w:type="spellEnd"/>
        <w:r>
          <w:rPr>
            <w:rFonts w:ascii="Georgia" w:hAnsi="Georgia"/>
          </w:rPr>
          <w:t xml:space="preserve"> </w:t>
        </w:r>
        <w:proofErr w:type="spellStart"/>
        <w:r>
          <w:rPr>
            <w:rFonts w:ascii="Georgia" w:hAnsi="Georgia"/>
          </w:rPr>
          <w:t>government</w:t>
        </w:r>
        <w:proofErr w:type="spellEnd"/>
        <w:r>
          <w:rPr>
            <w:rFonts w:ascii="Georgia" w:hAnsi="Georgia"/>
          </w:rPr>
          <w:t xml:space="preserve"> </w:t>
        </w:r>
        <w:proofErr w:type="spellStart"/>
        <w:r>
          <w:rPr>
            <w:rFonts w:ascii="Georgia" w:hAnsi="Georgia"/>
          </w:rPr>
          <w:t>functions</w:t>
        </w:r>
        <w:proofErr w:type="spellEnd"/>
        <w:r>
          <w:rPr>
            <w:rFonts w:ascii="Georgia" w:hAnsi="Georgia"/>
          </w:rPr>
          <w:t xml:space="preserve">, </w:t>
        </w:r>
        <w:proofErr w:type="spellStart"/>
        <w:r>
          <w:rPr>
            <w:rFonts w:ascii="Georgia" w:hAnsi="Georgia"/>
          </w:rPr>
          <w:t>leading</w:t>
        </w:r>
        <w:proofErr w:type="spellEnd"/>
        <w:r>
          <w:rPr>
            <w:rFonts w:ascii="Georgia" w:hAnsi="Georgia"/>
          </w:rPr>
          <w:t xml:space="preserve"> to trillions </w:t>
        </w:r>
        <w:proofErr w:type="spellStart"/>
        <w:r>
          <w:rPr>
            <w:rFonts w:ascii="Georgia" w:hAnsi="Georgia"/>
          </w:rPr>
          <w:t>of</w:t>
        </w:r>
        <w:proofErr w:type="spellEnd"/>
        <w:r>
          <w:rPr>
            <w:rFonts w:ascii="Georgia" w:hAnsi="Georgia"/>
          </w:rPr>
          <w:t xml:space="preserve"> dollars in losses and </w:t>
        </w:r>
        <w:proofErr w:type="spellStart"/>
        <w:r>
          <w:rPr>
            <w:rFonts w:ascii="Georgia" w:hAnsi="Georgia"/>
          </w:rPr>
          <w:t>prolonged</w:t>
        </w:r>
        <w:proofErr w:type="spellEnd"/>
        <w:r>
          <w:rPr>
            <w:rFonts w:ascii="Georgia" w:hAnsi="Georgia"/>
          </w:rPr>
          <w:t xml:space="preserve"> </w:t>
        </w:r>
        <w:proofErr w:type="spellStart"/>
        <w:r>
          <w:rPr>
            <w:rFonts w:ascii="Georgia" w:hAnsi="Georgia"/>
          </w:rPr>
          <w:t>disruption</w:t>
        </w:r>
        <w:proofErr w:type="spellEnd"/>
        <w:r>
          <w:rPr>
            <w:rFonts w:ascii="Georgia" w:hAnsi="Georgia"/>
          </w:rPr>
          <w:t xml:space="preserve"> </w:t>
        </w:r>
        <w:proofErr w:type="spellStart"/>
        <w:r>
          <w:rPr>
            <w:rFonts w:ascii="Georgia" w:hAnsi="Georgia"/>
          </w:rPr>
          <w:t>of</w:t>
        </w:r>
        <w:proofErr w:type="spellEnd"/>
        <w:r>
          <w:rPr>
            <w:rFonts w:ascii="Georgia" w:hAnsi="Georgia"/>
          </w:rPr>
          <w:t xml:space="preserve"> </w:t>
        </w:r>
        <w:proofErr w:type="spellStart"/>
        <w:r>
          <w:rPr>
            <w:rFonts w:ascii="Georgia" w:hAnsi="Georgia"/>
          </w:rPr>
          <w:t>everything</w:t>
        </w:r>
        <w:proofErr w:type="spellEnd"/>
        <w:r>
          <w:rPr>
            <w:rFonts w:ascii="Georgia" w:hAnsi="Georgia"/>
          </w:rPr>
          <w:t xml:space="preserve"> from just</w:t>
        </w:r>
        <w:r>
          <w:rPr>
            <w:rFonts w:ascii="Georgia" w:hAnsi="Georgia"/>
          </w:rPr>
          <w:noBreakHyphen/>
          <w:t>in</w:t>
        </w:r>
        <w:r>
          <w:rPr>
            <w:rFonts w:ascii="Georgia" w:hAnsi="Georgia"/>
          </w:rPr>
          <w:noBreakHyphen/>
          <w:t xml:space="preserve">time </w:t>
        </w:r>
        <w:proofErr w:type="spellStart"/>
        <w:r>
          <w:rPr>
            <w:rFonts w:ascii="Georgia" w:hAnsi="Georgia"/>
          </w:rPr>
          <w:t>food</w:t>
        </w:r>
        <w:proofErr w:type="spellEnd"/>
        <w:r>
          <w:rPr>
            <w:rFonts w:ascii="Georgia" w:hAnsi="Georgia"/>
          </w:rPr>
          <w:t xml:space="preserve"> </w:t>
        </w:r>
        <w:proofErr w:type="spellStart"/>
        <w:r>
          <w:rPr>
            <w:rFonts w:ascii="Georgia" w:hAnsi="Georgia"/>
          </w:rPr>
          <w:t>supply</w:t>
        </w:r>
        <w:proofErr w:type="spellEnd"/>
        <w:r>
          <w:rPr>
            <w:rFonts w:ascii="Georgia" w:hAnsi="Georgia"/>
          </w:rPr>
          <w:t xml:space="preserve"> </w:t>
        </w:r>
        <w:proofErr w:type="spellStart"/>
        <w:r>
          <w:rPr>
            <w:rFonts w:ascii="Georgia" w:hAnsi="Georgia"/>
          </w:rPr>
          <w:t>chains</w:t>
        </w:r>
        <w:proofErr w:type="spellEnd"/>
        <w:r>
          <w:rPr>
            <w:rFonts w:ascii="Georgia" w:hAnsi="Georgia"/>
          </w:rPr>
          <w:t xml:space="preserve"> to </w:t>
        </w:r>
        <w:proofErr w:type="spellStart"/>
        <w:r>
          <w:rPr>
            <w:rFonts w:ascii="Georgia" w:hAnsi="Georgia"/>
          </w:rPr>
          <w:t>aviation</w:t>
        </w:r>
        <w:proofErr w:type="spellEnd"/>
        <w:r>
          <w:rPr>
            <w:rFonts w:ascii="Georgia" w:hAnsi="Georgia"/>
          </w:rPr>
          <w:t xml:space="preserve">, shipping, and </w:t>
        </w:r>
        <w:proofErr w:type="spellStart"/>
        <w:r>
          <w:rPr>
            <w:rFonts w:ascii="Georgia" w:hAnsi="Georgia"/>
          </w:rPr>
          <w:t>emergency</w:t>
        </w:r>
        <w:proofErr w:type="spellEnd"/>
        <w:r>
          <w:rPr>
            <w:rFonts w:ascii="Georgia" w:hAnsi="Georgia"/>
          </w:rPr>
          <w:t xml:space="preserve"> services; in </w:t>
        </w:r>
        <w:proofErr w:type="spellStart"/>
        <w:r>
          <w:rPr>
            <w:rFonts w:ascii="Georgia" w:hAnsi="Georgia"/>
          </w:rPr>
          <w:t>the</w:t>
        </w:r>
        <w:proofErr w:type="spellEnd"/>
        <w:r>
          <w:rPr>
            <w:rFonts w:ascii="Georgia" w:hAnsi="Georgia"/>
          </w:rPr>
          <w:t xml:space="preserve"> </w:t>
        </w:r>
        <w:proofErr w:type="spellStart"/>
        <w:r>
          <w:rPr>
            <w:rFonts w:ascii="Georgia" w:hAnsi="Georgia"/>
          </w:rPr>
          <w:t>worst</w:t>
        </w:r>
        <w:proofErr w:type="spellEnd"/>
        <w:r>
          <w:rPr>
            <w:rFonts w:ascii="Georgia" w:hAnsi="Georgia"/>
          </w:rPr>
          <w:t xml:space="preserve"> case, </w:t>
        </w:r>
        <w:proofErr w:type="spellStart"/>
        <w:r>
          <w:rPr>
            <w:rFonts w:ascii="Georgia" w:hAnsi="Georgia"/>
          </w:rPr>
          <w:t>the</w:t>
        </w:r>
        <w:proofErr w:type="spellEnd"/>
        <w:r>
          <w:rPr>
            <w:rFonts w:ascii="Georgia" w:hAnsi="Georgia"/>
          </w:rPr>
          <w:t xml:space="preserve"> </w:t>
        </w:r>
        <w:proofErr w:type="spellStart"/>
        <w:r>
          <w:rPr>
            <w:rFonts w:ascii="Georgia" w:hAnsi="Georgia"/>
          </w:rPr>
          <w:t>sudden</w:t>
        </w:r>
        <w:proofErr w:type="spellEnd"/>
        <w:r>
          <w:rPr>
            <w:rFonts w:ascii="Georgia" w:hAnsi="Georgia"/>
          </w:rPr>
          <w:t xml:space="preserve"> loss </w:t>
        </w:r>
        <w:proofErr w:type="spellStart"/>
        <w:r>
          <w:rPr>
            <w:rFonts w:ascii="Georgia" w:hAnsi="Georgia"/>
          </w:rPr>
          <w:t>of</w:t>
        </w:r>
        <w:proofErr w:type="spellEnd"/>
        <w:r>
          <w:rPr>
            <w:rFonts w:ascii="Georgia" w:hAnsi="Georgia"/>
          </w:rPr>
          <w:t xml:space="preserve"> </w:t>
        </w:r>
        <w:proofErr w:type="spellStart"/>
        <w:r>
          <w:rPr>
            <w:rFonts w:ascii="Georgia" w:hAnsi="Georgia"/>
          </w:rPr>
          <w:t>space</w:t>
        </w:r>
        <w:r>
          <w:rPr>
            <w:rFonts w:ascii="Georgia" w:hAnsi="Georgia"/>
          </w:rPr>
          <w:noBreakHyphen/>
          <w:t>based</w:t>
        </w:r>
        <w:proofErr w:type="spellEnd"/>
        <w:r>
          <w:rPr>
            <w:rFonts w:ascii="Georgia" w:hAnsi="Georgia"/>
          </w:rPr>
          <w:t xml:space="preserve"> </w:t>
        </w:r>
        <w:proofErr w:type="spellStart"/>
        <w:r>
          <w:rPr>
            <w:rFonts w:ascii="Georgia" w:hAnsi="Georgia"/>
          </w:rPr>
          <w:t>infrastructure</w:t>
        </w:r>
        <w:proofErr w:type="spellEnd"/>
        <w:r>
          <w:rPr>
            <w:rFonts w:ascii="Georgia" w:hAnsi="Georgia"/>
          </w:rPr>
          <w:t xml:space="preserve"> </w:t>
        </w:r>
        <w:proofErr w:type="spellStart"/>
        <w:r>
          <w:rPr>
            <w:rFonts w:ascii="Georgia" w:hAnsi="Georgia"/>
          </w:rPr>
          <w:t>plus</w:t>
        </w:r>
        <w:proofErr w:type="spellEnd"/>
        <w:r>
          <w:rPr>
            <w:rFonts w:ascii="Georgia" w:hAnsi="Georgia"/>
          </w:rPr>
          <w:t xml:space="preserve"> long</w:t>
        </w:r>
        <w:r>
          <w:rPr>
            <w:rFonts w:ascii="Georgia" w:hAnsi="Georgia"/>
          </w:rPr>
          <w:noBreakHyphen/>
        </w:r>
        <w:proofErr w:type="spellStart"/>
        <w:r>
          <w:rPr>
            <w:rFonts w:ascii="Georgia" w:hAnsi="Georgia"/>
          </w:rPr>
          <w:t>duration</w:t>
        </w:r>
        <w:proofErr w:type="spellEnd"/>
        <w:r>
          <w:rPr>
            <w:rFonts w:ascii="Georgia" w:hAnsi="Georgia"/>
          </w:rPr>
          <w:t xml:space="preserve"> </w:t>
        </w:r>
        <w:proofErr w:type="spellStart"/>
        <w:r>
          <w:rPr>
            <w:rFonts w:ascii="Georgia" w:hAnsi="Georgia"/>
          </w:rPr>
          <w:t>power</w:t>
        </w:r>
        <w:proofErr w:type="spellEnd"/>
        <w:r>
          <w:rPr>
            <w:rFonts w:ascii="Georgia" w:hAnsi="Georgia"/>
          </w:rPr>
          <w:t xml:space="preserve"> </w:t>
        </w:r>
        <w:proofErr w:type="spellStart"/>
        <w:r>
          <w:rPr>
            <w:rFonts w:ascii="Georgia" w:hAnsi="Georgia"/>
          </w:rPr>
          <w:t>outages</w:t>
        </w:r>
        <w:proofErr w:type="spellEnd"/>
        <w:r>
          <w:rPr>
            <w:rFonts w:ascii="Georgia" w:hAnsi="Georgia"/>
          </w:rPr>
          <w:t xml:space="preserve"> </w:t>
        </w:r>
        <w:proofErr w:type="spellStart"/>
        <w:r>
          <w:rPr>
            <w:rFonts w:ascii="Georgia" w:hAnsi="Georgia"/>
          </w:rPr>
          <w:t>could</w:t>
        </w:r>
        <w:proofErr w:type="spellEnd"/>
        <w:r>
          <w:rPr>
            <w:rFonts w:ascii="Georgia" w:hAnsi="Georgia"/>
          </w:rPr>
          <w:t xml:space="preserve"> push </w:t>
        </w:r>
        <w:proofErr w:type="spellStart"/>
        <w:r>
          <w:rPr>
            <w:rFonts w:ascii="Georgia" w:hAnsi="Georgia"/>
          </w:rPr>
          <w:t>modern</w:t>
        </w:r>
        <w:proofErr w:type="spellEnd"/>
        <w:r>
          <w:rPr>
            <w:rFonts w:ascii="Georgia" w:hAnsi="Georgia"/>
          </w:rPr>
          <w:t xml:space="preserve"> </w:t>
        </w:r>
        <w:proofErr w:type="spellStart"/>
        <w:r>
          <w:rPr>
            <w:rFonts w:ascii="Georgia" w:hAnsi="Georgia"/>
          </w:rPr>
          <w:t>civilisation</w:t>
        </w:r>
        <w:proofErr w:type="spellEnd"/>
        <w:r>
          <w:rPr>
            <w:rFonts w:ascii="Georgia" w:hAnsi="Georgia"/>
          </w:rPr>
          <w:t xml:space="preserve"> </w:t>
        </w:r>
        <w:proofErr w:type="spellStart"/>
        <w:r>
          <w:rPr>
            <w:rFonts w:ascii="Georgia" w:hAnsi="Georgia"/>
          </w:rPr>
          <w:t>into</w:t>
        </w:r>
        <w:proofErr w:type="spellEnd"/>
        <w:r>
          <w:rPr>
            <w:rFonts w:ascii="Georgia" w:hAnsi="Georgia"/>
          </w:rPr>
          <w:t xml:space="preserve"> a </w:t>
        </w:r>
        <w:proofErr w:type="spellStart"/>
        <w:r>
          <w:rPr>
            <w:rFonts w:ascii="Georgia" w:hAnsi="Georgia"/>
          </w:rPr>
          <w:t>prolonged</w:t>
        </w:r>
        <w:proofErr w:type="spellEnd"/>
        <w:r>
          <w:rPr>
            <w:rFonts w:ascii="Georgia" w:hAnsi="Georgia"/>
          </w:rPr>
          <w:t xml:space="preserve"> “</w:t>
        </w:r>
        <w:proofErr w:type="spellStart"/>
        <w:r>
          <w:rPr>
            <w:rFonts w:ascii="Georgia" w:hAnsi="Georgia"/>
          </w:rPr>
          <w:t>slow</w:t>
        </w:r>
        <w:proofErr w:type="spellEnd"/>
        <w:r>
          <w:rPr>
            <w:rFonts w:ascii="Georgia" w:hAnsi="Georgia"/>
          </w:rPr>
          <w:noBreakHyphen/>
          <w:t xml:space="preserve">motion </w:t>
        </w:r>
        <w:proofErr w:type="spellStart"/>
        <w:r>
          <w:rPr>
            <w:rFonts w:ascii="Georgia" w:hAnsi="Georgia"/>
          </w:rPr>
          <w:t>disaster</w:t>
        </w:r>
        <w:proofErr w:type="spellEnd"/>
        <w:r>
          <w:rPr>
            <w:rFonts w:ascii="Georgia" w:hAnsi="Georgia"/>
          </w:rPr>
          <w:t xml:space="preserve">” </w:t>
        </w:r>
        <w:proofErr w:type="spellStart"/>
        <w:r>
          <w:rPr>
            <w:rFonts w:ascii="Georgia" w:hAnsi="Georgia"/>
          </w:rPr>
          <w:t>where</w:t>
        </w:r>
        <w:proofErr w:type="spellEnd"/>
        <w:r>
          <w:rPr>
            <w:rFonts w:ascii="Georgia" w:hAnsi="Georgia"/>
          </w:rPr>
          <w:t xml:space="preserve"> </w:t>
        </w:r>
        <w:proofErr w:type="spellStart"/>
        <w:r>
          <w:rPr>
            <w:rFonts w:ascii="Georgia" w:hAnsi="Georgia"/>
          </w:rPr>
          <w:t>societies</w:t>
        </w:r>
        <w:proofErr w:type="spellEnd"/>
        <w:r>
          <w:rPr>
            <w:rFonts w:ascii="Georgia" w:hAnsi="Georgia"/>
          </w:rPr>
          <w:t xml:space="preserve"> </w:t>
        </w:r>
        <w:proofErr w:type="spellStart"/>
        <w:r>
          <w:rPr>
            <w:rFonts w:ascii="Georgia" w:hAnsi="Georgia"/>
          </w:rPr>
          <w:t>remain</w:t>
        </w:r>
        <w:proofErr w:type="spellEnd"/>
        <w:r>
          <w:rPr>
            <w:rFonts w:ascii="Georgia" w:hAnsi="Georgia"/>
          </w:rPr>
          <w:t xml:space="preserve"> </w:t>
        </w:r>
        <w:proofErr w:type="spellStart"/>
        <w:r>
          <w:rPr>
            <w:rFonts w:ascii="Georgia" w:hAnsi="Georgia"/>
          </w:rPr>
          <w:t>physically</w:t>
        </w:r>
        <w:proofErr w:type="spellEnd"/>
        <w:r>
          <w:rPr>
            <w:rFonts w:ascii="Georgia" w:hAnsi="Georgia"/>
          </w:rPr>
          <w:t xml:space="preserve"> </w:t>
        </w:r>
        <w:proofErr w:type="spellStart"/>
        <w:r>
          <w:rPr>
            <w:rFonts w:ascii="Georgia" w:hAnsi="Georgia"/>
          </w:rPr>
          <w:t>intact</w:t>
        </w:r>
        <w:proofErr w:type="spellEnd"/>
        <w:r>
          <w:rPr>
            <w:rFonts w:ascii="Georgia" w:hAnsi="Georgia"/>
          </w:rPr>
          <w:t xml:space="preserve"> </w:t>
        </w:r>
        <w:proofErr w:type="spellStart"/>
        <w:r>
          <w:rPr>
            <w:rFonts w:ascii="Georgia" w:hAnsi="Georgia"/>
          </w:rPr>
          <w:t>but</w:t>
        </w:r>
        <w:proofErr w:type="spellEnd"/>
        <w:r>
          <w:rPr>
            <w:rFonts w:ascii="Georgia" w:hAnsi="Georgia"/>
          </w:rPr>
          <w:t xml:space="preserve"> </w:t>
        </w:r>
        <w:proofErr w:type="spellStart"/>
        <w:r>
          <w:rPr>
            <w:rFonts w:ascii="Georgia" w:hAnsi="Georgia"/>
          </w:rPr>
          <w:t>operate</w:t>
        </w:r>
        <w:proofErr w:type="spellEnd"/>
        <w:r>
          <w:rPr>
            <w:rFonts w:ascii="Georgia" w:hAnsi="Georgia"/>
          </w:rPr>
          <w:t xml:space="preserve"> for </w:t>
        </w:r>
        <w:proofErr w:type="spellStart"/>
        <w:r>
          <w:rPr>
            <w:rFonts w:ascii="Georgia" w:hAnsi="Georgia"/>
          </w:rPr>
          <w:t>years</w:t>
        </w:r>
        <w:proofErr w:type="spellEnd"/>
        <w:r>
          <w:rPr>
            <w:rFonts w:ascii="Georgia" w:hAnsi="Georgia"/>
          </w:rPr>
          <w:t xml:space="preserve"> at a pre</w:t>
        </w:r>
        <w:r>
          <w:rPr>
            <w:rFonts w:ascii="Georgia" w:hAnsi="Georgia"/>
          </w:rPr>
          <w:noBreakHyphen/>
          <w:t xml:space="preserve">digital or </w:t>
        </w:r>
        <w:proofErr w:type="spellStart"/>
        <w:r>
          <w:rPr>
            <w:rFonts w:ascii="Georgia" w:hAnsi="Georgia"/>
          </w:rPr>
          <w:t>patchy</w:t>
        </w:r>
        <w:proofErr w:type="spellEnd"/>
        <w:r>
          <w:rPr>
            <w:rFonts w:ascii="Georgia" w:hAnsi="Georgia"/>
          </w:rPr>
          <w:t xml:space="preserve">, </w:t>
        </w:r>
        <w:proofErr w:type="spellStart"/>
        <w:r>
          <w:rPr>
            <w:rFonts w:ascii="Georgia" w:hAnsi="Georgia"/>
          </w:rPr>
          <w:t>locally</w:t>
        </w:r>
        <w:proofErr w:type="spellEnd"/>
        <w:r>
          <w:rPr>
            <w:rFonts w:ascii="Georgia" w:hAnsi="Georgia"/>
          </w:rPr>
          <w:t xml:space="preserve"> </w:t>
        </w:r>
        <w:proofErr w:type="spellStart"/>
        <w:r>
          <w:rPr>
            <w:rFonts w:ascii="Georgia" w:hAnsi="Georgia"/>
          </w:rPr>
          <w:t>improvised</w:t>
        </w:r>
        <w:proofErr w:type="spellEnd"/>
        <w:r>
          <w:rPr>
            <w:rFonts w:ascii="Georgia" w:hAnsi="Georgia"/>
          </w:rPr>
          <w:t xml:space="preserve"> </w:t>
        </w:r>
        <w:proofErr w:type="spellStart"/>
        <w:r>
          <w:rPr>
            <w:rFonts w:ascii="Georgia" w:hAnsi="Georgia"/>
          </w:rPr>
          <w:t>technological</w:t>
        </w:r>
        <w:proofErr w:type="spellEnd"/>
        <w:r>
          <w:rPr>
            <w:rFonts w:ascii="Georgia" w:hAnsi="Georgia"/>
          </w:rPr>
          <w:t xml:space="preserve"> </w:t>
        </w:r>
        <w:proofErr w:type="spellStart"/>
        <w:r>
          <w:rPr>
            <w:rFonts w:ascii="Georgia" w:hAnsi="Georgia"/>
          </w:rPr>
          <w:t>level</w:t>
        </w:r>
        <w:proofErr w:type="spellEnd"/>
        <w:r>
          <w:rPr>
            <w:rFonts w:ascii="Georgia" w:hAnsi="Georgia"/>
          </w:rPr>
          <w:t xml:space="preserve">, </w:t>
        </w:r>
        <w:proofErr w:type="spellStart"/>
        <w:r>
          <w:rPr>
            <w:rFonts w:ascii="Georgia" w:hAnsi="Georgia"/>
          </w:rPr>
          <w:t>struggling</w:t>
        </w:r>
        <w:proofErr w:type="spellEnd"/>
        <w:r>
          <w:rPr>
            <w:rFonts w:ascii="Georgia" w:hAnsi="Georgia"/>
          </w:rPr>
          <w:t xml:space="preserve"> to </w:t>
        </w:r>
        <w:proofErr w:type="spellStart"/>
        <w:r>
          <w:rPr>
            <w:rFonts w:ascii="Georgia" w:hAnsi="Georgia"/>
          </w:rPr>
          <w:t>rebuild</w:t>
        </w:r>
        <w:proofErr w:type="spellEnd"/>
        <w:r>
          <w:rPr>
            <w:rFonts w:ascii="Georgia" w:hAnsi="Georgia"/>
          </w:rPr>
          <w:t xml:space="preserve"> </w:t>
        </w:r>
        <w:proofErr w:type="spellStart"/>
        <w:r>
          <w:rPr>
            <w:rFonts w:ascii="Georgia" w:hAnsi="Georgia"/>
          </w:rPr>
          <w:t>satellite</w:t>
        </w:r>
        <w:proofErr w:type="spellEnd"/>
        <w:r>
          <w:rPr>
            <w:rFonts w:ascii="Georgia" w:hAnsi="Georgia"/>
          </w:rPr>
          <w:t xml:space="preserve"> </w:t>
        </w:r>
        <w:proofErr w:type="spellStart"/>
        <w:r>
          <w:rPr>
            <w:rFonts w:ascii="Georgia" w:hAnsi="Georgia"/>
          </w:rPr>
          <w:t>constellations</w:t>
        </w:r>
        <w:proofErr w:type="spellEnd"/>
        <w:r>
          <w:rPr>
            <w:rFonts w:ascii="Georgia" w:hAnsi="Georgia"/>
          </w:rPr>
          <w:t xml:space="preserve"> and grid </w:t>
        </w:r>
        <w:proofErr w:type="spellStart"/>
        <w:r>
          <w:rPr>
            <w:rFonts w:ascii="Georgia" w:hAnsi="Georgia"/>
          </w:rPr>
          <w:t>infrastructure</w:t>
        </w:r>
        <w:proofErr w:type="spellEnd"/>
        <w:r>
          <w:rPr>
            <w:rFonts w:ascii="Georgia" w:hAnsi="Georgia"/>
          </w:rPr>
          <w:t xml:space="preserve"> under severe </w:t>
        </w:r>
        <w:proofErr w:type="spellStart"/>
        <w:r>
          <w:rPr>
            <w:rFonts w:ascii="Georgia" w:hAnsi="Georgia"/>
          </w:rPr>
          <w:t>economic</w:t>
        </w:r>
        <w:proofErr w:type="spellEnd"/>
        <w:r>
          <w:rPr>
            <w:rFonts w:ascii="Georgia" w:hAnsi="Georgia"/>
          </w:rPr>
          <w:t xml:space="preserve"> and </w:t>
        </w:r>
        <w:proofErr w:type="spellStart"/>
        <w:r>
          <w:rPr>
            <w:rFonts w:ascii="Georgia" w:hAnsi="Georgia"/>
          </w:rPr>
          <w:t>political</w:t>
        </w:r>
        <w:proofErr w:type="spellEnd"/>
        <w:r>
          <w:rPr>
            <w:rFonts w:ascii="Georgia" w:hAnsi="Georgia"/>
          </w:rPr>
          <w:t xml:space="preserve"> stress.</w:t>
        </w:r>
      </w:ins>
    </w:p>
    <w:p w14:paraId="1B23BCCE" w14:textId="77777777" w:rsidR="00C57084" w:rsidRDefault="00C57084" w:rsidP="00A77D5E">
      <w:pPr>
        <w:spacing w:before="100" w:beforeAutospacing="1" w:after="100" w:afterAutospacing="1"/>
        <w:rPr>
          <w:ins w:id="44" w:author="Brage Johansen" w:date="2026-03-29T10:37:00Z" w16du:dateUtc="2026-03-29T08:37:00Z"/>
          <w:rFonts w:ascii="Georgia" w:hAnsi="Georgia"/>
        </w:rPr>
      </w:pPr>
    </w:p>
    <w:p w14:paraId="12F8655C" w14:textId="7AED6DAA" w:rsidR="00A77D5E" w:rsidRPr="00A77D5E" w:rsidDel="00C57084" w:rsidRDefault="00A77D5E" w:rsidP="00A77D5E">
      <w:pPr>
        <w:spacing w:before="100" w:beforeAutospacing="1" w:after="100" w:afterAutospacing="1"/>
        <w:rPr>
          <w:del w:id="45" w:author="Brage Johansen" w:date="2026-03-29T10:37:00Z" w16du:dateUtc="2026-03-29T08:37:00Z"/>
          <w:rFonts w:ascii="Times New Roman" w:eastAsia="Times New Roman" w:hAnsi="Times New Roman" w:cs="Times New Roman"/>
          <w:color w:val="000000" w:themeColor="text1"/>
          <w:kern w:val="0"/>
          <w:lang w:eastAsia="nb-NO"/>
          <w14:ligatures w14:val="none"/>
        </w:rPr>
      </w:pPr>
      <w:del w:id="46" w:author="Brage Johansen" w:date="2026-03-29T10:37:00Z" w16du:dateUtc="2026-03-29T08:37:00Z">
        <w:r w:rsidRPr="00A77D5E" w:rsidDel="00C57084">
          <w:rPr>
            <w:rFonts w:ascii="Times New Roman" w:eastAsia="Times New Roman" w:hAnsi="Times New Roman" w:cs="Times New Roman"/>
            <w:color w:val="000000" w:themeColor="text1"/>
            <w:kern w:val="0"/>
            <w:lang w:eastAsia="nb-NO"/>
            <w14:ligatures w14:val="none"/>
          </w:rPr>
          <w:delText>Geomagnetically induced currents surge through long transmission lines from a 1859-scale coronal mass ejection. Transformer cores saturate. Heat builds. Lloyd's of London (2013) calculates blackouts for 130 million Americans. Replacement transformers—200 to 400 tonnes each—take 12 to 24 months to build.</w:delText>
        </w:r>
      </w:del>
    </w:p>
    <w:p w14:paraId="5E553FF4" w14:textId="4E7B3F52" w:rsidR="00A77D5E" w:rsidRPr="00A77D5E" w:rsidDel="00C57084" w:rsidRDefault="00A77D5E" w:rsidP="00A77D5E">
      <w:pPr>
        <w:spacing w:before="100" w:beforeAutospacing="1" w:after="100" w:afterAutospacing="1"/>
        <w:rPr>
          <w:del w:id="47" w:author="Brage Johansen" w:date="2026-03-29T10:37:00Z" w16du:dateUtc="2026-03-29T08:37:00Z"/>
          <w:rFonts w:ascii="Times New Roman" w:eastAsia="Times New Roman" w:hAnsi="Times New Roman" w:cs="Times New Roman"/>
          <w:color w:val="000000" w:themeColor="text1"/>
          <w:kern w:val="0"/>
          <w:lang w:eastAsia="nb-NO"/>
          <w14:ligatures w14:val="none"/>
        </w:rPr>
      </w:pPr>
      <w:del w:id="48" w:author="Brage Johansen" w:date="2026-03-29T10:37:00Z" w16du:dateUtc="2026-03-29T08:37:00Z">
        <w:r w:rsidRPr="00A77D5E" w:rsidDel="00C57084">
          <w:rPr>
            <w:rFonts w:ascii="Times New Roman" w:eastAsia="Times New Roman" w:hAnsi="Times New Roman" w:cs="Times New Roman"/>
            <w:color w:val="000000" w:themeColor="text1"/>
            <w:kern w:val="0"/>
            <w:lang w:eastAsia="nb-NO"/>
            <w14:ligatures w14:val="none"/>
          </w:rPr>
          <w:delText>Northeast Corridor grids stretch 5000 km of 345-765 kV lines. GICs over 100 amps per phase ignite oil fires. Failures spread. Satellites absorb 10 to 100 krad radiation. Electronics fry in 20 to 50% of unprotected units.</w:delText>
        </w:r>
      </w:del>
    </w:p>
    <w:p w14:paraId="07836310" w14:textId="4DA03607" w:rsidR="00A77D5E" w:rsidRPr="00A77D5E" w:rsidDel="00C57084" w:rsidRDefault="00A77D5E" w:rsidP="00A77D5E">
      <w:pPr>
        <w:spacing w:before="100" w:beforeAutospacing="1" w:after="100" w:afterAutospacing="1"/>
        <w:rPr>
          <w:del w:id="49" w:author="Brage Johansen" w:date="2026-03-29T10:37:00Z" w16du:dateUtc="2026-03-29T08:37:00Z"/>
          <w:rFonts w:ascii="Times New Roman" w:eastAsia="Times New Roman" w:hAnsi="Times New Roman" w:cs="Times New Roman"/>
          <w:color w:val="000000" w:themeColor="text1"/>
          <w:kern w:val="0"/>
          <w:lang w:eastAsia="nb-NO"/>
          <w14:ligatures w14:val="none"/>
        </w:rPr>
      </w:pPr>
      <w:del w:id="50" w:author="Brage Johansen" w:date="2026-03-29T10:37:00Z" w16du:dateUtc="2026-03-29T08:37:00Z">
        <w:r w:rsidRPr="00A77D5E" w:rsidDel="00C57084">
          <w:rPr>
            <w:rFonts w:ascii="Times New Roman" w:eastAsia="Times New Roman" w:hAnsi="Times New Roman" w:cs="Times New Roman"/>
            <w:color w:val="000000" w:themeColor="text1"/>
            <w:kern w:val="0"/>
            <w:lang w:eastAsia="nb-NO"/>
            <w14:ligatures w14:val="none"/>
          </w:rPr>
          <w:delText>GPS drifts 50 metres or more. Ships strand. Stock trades freeze on timing failures. Transatlantic flights ground—80% idle. Undersea cables and radio links black out. Regions isolate.</w:delText>
        </w:r>
      </w:del>
    </w:p>
    <w:p w14:paraId="567C141C" w14:textId="0308BFE2" w:rsidR="00A77D5E" w:rsidRPr="00A77D5E" w:rsidDel="00C57084" w:rsidRDefault="00A77D5E" w:rsidP="00A77D5E">
      <w:pPr>
        <w:spacing w:before="100" w:beforeAutospacing="1" w:after="100" w:afterAutospacing="1"/>
        <w:rPr>
          <w:del w:id="51" w:author="Brage Johansen" w:date="2026-03-29T10:37:00Z" w16du:dateUtc="2026-03-29T08:37:00Z"/>
          <w:rFonts w:ascii="Times New Roman" w:eastAsia="Times New Roman" w:hAnsi="Times New Roman" w:cs="Times New Roman"/>
          <w:color w:val="000000" w:themeColor="text1"/>
          <w:kern w:val="0"/>
          <w:lang w:eastAsia="nb-NO"/>
          <w14:ligatures w14:val="none"/>
        </w:rPr>
      </w:pPr>
      <w:del w:id="52" w:author="Brage Johansen" w:date="2026-03-29T10:37:00Z" w16du:dateUtc="2026-03-29T08:37:00Z">
        <w:r w:rsidRPr="00A77D5E" w:rsidDel="00C57084">
          <w:rPr>
            <w:rFonts w:ascii="Times New Roman" w:eastAsia="Times New Roman" w:hAnsi="Times New Roman" w:cs="Times New Roman"/>
            <w:color w:val="000000" w:themeColor="text1"/>
            <w:kern w:val="0"/>
            <w:lang w:eastAsia="nb-NO"/>
            <w14:ligatures w14:val="none"/>
          </w:rPr>
          <w:delText>Just-in-time supply chains shatter. Rotterdam and New York ports handle 500 million tonnes yearly. GPS and cranes stop. $10 trillion in trade stalls. Hospitals' generators die in 72 hours. Water pumps fail. Sanitation collapses. Interdependence frays. Survival localises.</w:delText>
        </w:r>
      </w:del>
    </w:p>
    <w:p w14:paraId="711C51F5" w14:textId="77777777" w:rsidR="00A77D5E" w:rsidRPr="00A77D5E" w:rsidRDefault="00A77D5E" w:rsidP="00A77D5E">
      <w:pPr>
        <w:spacing w:before="100" w:beforeAutospacing="1" w:after="100" w:afterAutospacing="1"/>
        <w:outlineLvl w:val="1"/>
        <w:rPr>
          <w:rFonts w:ascii="Times New Roman" w:eastAsia="Times New Roman" w:hAnsi="Times New Roman" w:cs="Times New Roman"/>
          <w:color w:val="000000" w:themeColor="text1"/>
          <w:kern w:val="0"/>
          <w:sz w:val="36"/>
          <w:szCs w:val="36"/>
          <w:lang w:eastAsia="nb-NO"/>
          <w14:ligatures w14:val="none"/>
        </w:rPr>
      </w:pPr>
      <w:proofErr w:type="spellStart"/>
      <w:r w:rsidRPr="00A77D5E">
        <w:rPr>
          <w:rFonts w:ascii="Times New Roman" w:eastAsia="Times New Roman" w:hAnsi="Times New Roman" w:cs="Times New Roman"/>
          <w:color w:val="000000" w:themeColor="text1"/>
          <w:kern w:val="0"/>
          <w:sz w:val="36"/>
          <w:szCs w:val="36"/>
          <w:lang w:eastAsia="nb-NO"/>
          <w14:ligatures w14:val="none"/>
        </w:rPr>
        <w:t>Reliving</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w:t>
      </w:r>
      <w:proofErr w:type="spellStart"/>
      <w:r w:rsidRPr="00A77D5E">
        <w:rPr>
          <w:rFonts w:ascii="Times New Roman" w:eastAsia="Times New Roman" w:hAnsi="Times New Roman" w:cs="Times New Roman"/>
          <w:color w:val="000000" w:themeColor="text1"/>
          <w:kern w:val="0"/>
          <w:sz w:val="36"/>
          <w:szCs w:val="36"/>
          <w:lang w:eastAsia="nb-NO"/>
          <w14:ligatures w14:val="none"/>
        </w:rPr>
        <w:t>the</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1859 </w:t>
      </w:r>
      <w:proofErr w:type="spellStart"/>
      <w:r w:rsidRPr="00A77D5E">
        <w:rPr>
          <w:rFonts w:ascii="Times New Roman" w:eastAsia="Times New Roman" w:hAnsi="Times New Roman" w:cs="Times New Roman"/>
          <w:color w:val="000000" w:themeColor="text1"/>
          <w:kern w:val="0"/>
          <w:sz w:val="36"/>
          <w:szCs w:val="36"/>
          <w:lang w:eastAsia="nb-NO"/>
          <w14:ligatures w14:val="none"/>
        </w:rPr>
        <w:t>Carrington</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w:t>
      </w:r>
      <w:proofErr w:type="spellStart"/>
      <w:r w:rsidRPr="00A77D5E">
        <w:rPr>
          <w:rFonts w:ascii="Times New Roman" w:eastAsia="Times New Roman" w:hAnsi="Times New Roman" w:cs="Times New Roman"/>
          <w:color w:val="000000" w:themeColor="text1"/>
          <w:kern w:val="0"/>
          <w:sz w:val="36"/>
          <w:szCs w:val="36"/>
          <w:lang w:eastAsia="nb-NO"/>
          <w14:ligatures w14:val="none"/>
        </w:rPr>
        <w:t>Event</w:t>
      </w:r>
      <w:proofErr w:type="spellEnd"/>
    </w:p>
    <w:p w14:paraId="7DCE64B6" w14:textId="1DC121D8" w:rsidR="00C57084" w:rsidRDefault="00C57084" w:rsidP="00A77D5E">
      <w:pPr>
        <w:rPr>
          <w:ins w:id="53" w:author="Brage Johansen" w:date="2026-03-29T10:39:00Z" w16du:dateUtc="2026-03-29T08:39:00Z"/>
          <w:rFonts w:ascii="Times New Roman" w:eastAsia="Times New Roman" w:hAnsi="Times New Roman" w:cs="Times New Roman"/>
          <w:color w:val="000000" w:themeColor="text1"/>
          <w:kern w:val="0"/>
          <w:lang w:eastAsia="nb-NO"/>
          <w14:ligatures w14:val="none"/>
        </w:rPr>
      </w:pPr>
      <w:ins w:id="54" w:author="Brage Johansen" w:date="2026-03-29T10:39:00Z" w16du:dateUtc="2026-03-29T08:39:00Z">
        <w:r>
          <w:rPr>
            <w:rFonts w:ascii="Times New Roman" w:eastAsia="Times New Roman" w:hAnsi="Times New Roman" w:cs="Times New Roman"/>
            <w:color w:val="000000" w:themeColor="text1"/>
            <w:kern w:val="0"/>
            <w:lang w:eastAsia="nb-NO"/>
            <w14:ligatures w14:val="none"/>
          </w:rPr>
          <w:t xml:space="preserve">&lt;lag nytt bilde heller av telegrafist som får lyn inn i </w:t>
        </w:r>
      </w:ins>
      <w:ins w:id="55" w:author="Brage Johansen" w:date="2026-03-29T10:40:00Z" w16du:dateUtc="2026-03-29T08:40:00Z">
        <w:r>
          <w:rPr>
            <w:rFonts w:ascii="Times New Roman" w:eastAsia="Times New Roman" w:hAnsi="Times New Roman" w:cs="Times New Roman"/>
            <w:color w:val="000000" w:themeColor="text1"/>
            <w:kern w:val="0"/>
            <w:lang w:eastAsia="nb-NO"/>
            <w14:ligatures w14:val="none"/>
          </w:rPr>
          <w:t>telegraflinjen (det var jo flere telegrafister som fikk brannskader rundt ørene) og nordlys som sees ut av vinduet&gt;</w:t>
        </w:r>
      </w:ins>
    </w:p>
    <w:p w14:paraId="66811166" w14:textId="74915D13" w:rsidR="00A77D5E" w:rsidRPr="00A77D5E" w:rsidRDefault="00A77D5E" w:rsidP="00A77D5E">
      <w:pPr>
        <w:rPr>
          <w:rFonts w:ascii="Times New Roman" w:eastAsia="Times New Roman" w:hAnsi="Times New Roman" w:cs="Times New Roman"/>
          <w:color w:val="000000" w:themeColor="text1"/>
          <w:kern w:val="0"/>
          <w:lang w:eastAsia="nb-NO"/>
          <w14:ligatures w14:val="none"/>
        </w:rPr>
      </w:pPr>
      <w:del w:id="56" w:author="Brage Johansen" w:date="2026-03-29T10:39:00Z" w16du:dateUtc="2026-03-29T08:39:00Z">
        <w:r w:rsidRPr="00A77D5E" w:rsidDel="00C57084">
          <w:rPr>
            <w:rFonts w:ascii="Times New Roman" w:eastAsia="Times New Roman" w:hAnsi="Times New Roman" w:cs="Times New Roman"/>
            <w:color w:val="000000" w:themeColor="text1"/>
            <w:kern w:val="0"/>
            <w:lang w:eastAsia="nb-NO"/>
            <w14:ligatures w14:val="none"/>
          </w:rPr>
          <w:fldChar w:fldCharType="begin"/>
        </w:r>
        <w:r w:rsidRPr="00A77D5E" w:rsidDel="00C57084">
          <w:rPr>
            <w:rFonts w:ascii="Times New Roman" w:eastAsia="Times New Roman" w:hAnsi="Times New Roman" w:cs="Times New Roman"/>
            <w:color w:val="000000" w:themeColor="text1"/>
            <w:kern w:val="0"/>
            <w:lang w:eastAsia="nb-NO"/>
            <w14:ligatures w14:val="none"/>
          </w:rPr>
          <w:delInstrText xml:space="preserve"> INCLUDEPICTURE "https://earthmoves-final.vercel.app/ephemeris/carrington-event-solar-storm-power-grid-destruction-inline-2-2.webp" \* MERGEFORMATINET </w:delInstrText>
        </w:r>
        <w:r w:rsidRPr="00A77D5E" w:rsidDel="00C57084">
          <w:rPr>
            <w:rFonts w:ascii="Times New Roman" w:eastAsia="Times New Roman" w:hAnsi="Times New Roman" w:cs="Times New Roman"/>
            <w:color w:val="000000" w:themeColor="text1"/>
            <w:kern w:val="0"/>
            <w:lang w:eastAsia="nb-NO"/>
            <w14:ligatures w14:val="none"/>
          </w:rPr>
          <w:fldChar w:fldCharType="separate"/>
        </w:r>
        <w:r w:rsidRPr="00A77D5E" w:rsidDel="00C57084">
          <w:rPr>
            <w:rFonts w:ascii="Times New Roman" w:eastAsia="Times New Roman" w:hAnsi="Times New Roman" w:cs="Times New Roman"/>
            <w:noProof/>
            <w:color w:val="000000" w:themeColor="text1"/>
            <w:kern w:val="0"/>
            <w:lang w:eastAsia="nb-NO"/>
            <w14:ligatures w14:val="none"/>
          </w:rPr>
          <w:drawing>
            <wp:inline distT="0" distB="0" distL="0" distR="0" wp14:anchorId="32587A02" wp14:editId="7EEFC809">
              <wp:extent cx="5760720" cy="3840480"/>
              <wp:effectExtent l="0" t="0" r="5080" b="0"/>
              <wp:docPr id="1669670147" name="Bilde 3" descr="Telegraph lines igniting during the original 1859 Carrington solar 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legraph lines igniting during the original 1859 Carrington solar stor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Pr="00A77D5E" w:rsidDel="00C57084">
          <w:rPr>
            <w:rFonts w:ascii="Times New Roman" w:eastAsia="Times New Roman" w:hAnsi="Times New Roman" w:cs="Times New Roman"/>
            <w:color w:val="000000" w:themeColor="text1"/>
            <w:kern w:val="0"/>
            <w:lang w:eastAsia="nb-NO"/>
            <w14:ligatures w14:val="none"/>
          </w:rPr>
          <w:fldChar w:fldCharType="end"/>
        </w:r>
      </w:del>
      <w:proofErr w:type="spellStart"/>
      <w:r w:rsidRPr="00A77D5E">
        <w:rPr>
          <w:rFonts w:ascii="Times New Roman" w:eastAsia="Times New Roman" w:hAnsi="Times New Roman" w:cs="Times New Roman"/>
          <w:color w:val="000000" w:themeColor="text1"/>
          <w:kern w:val="0"/>
          <w:lang w:eastAsia="nb-NO"/>
          <w14:ligatures w14:val="none"/>
        </w:rPr>
        <w:t>Generated</w:t>
      </w:r>
      <w:proofErr w:type="spellEnd"/>
      <w:r w:rsidRPr="00A77D5E">
        <w:rPr>
          <w:rFonts w:ascii="Times New Roman" w:eastAsia="Times New Roman" w:hAnsi="Times New Roman" w:cs="Times New Roman"/>
          <w:color w:val="000000" w:themeColor="text1"/>
          <w:kern w:val="0"/>
          <w:lang w:eastAsia="nb-NO"/>
          <w14:ligatures w14:val="none"/>
        </w:rPr>
        <w:t xml:space="preserve"> by Earth </w:t>
      </w:r>
      <w:proofErr w:type="spellStart"/>
      <w:r w:rsidRPr="00A77D5E">
        <w:rPr>
          <w:rFonts w:ascii="Times New Roman" w:eastAsia="Times New Roman" w:hAnsi="Times New Roman" w:cs="Times New Roman"/>
          <w:color w:val="000000" w:themeColor="text1"/>
          <w:kern w:val="0"/>
          <w:lang w:eastAsia="nb-NO"/>
          <w14:ligatures w14:val="none"/>
        </w:rPr>
        <w:t>Moves</w:t>
      </w:r>
      <w:proofErr w:type="spellEnd"/>
      <w:r w:rsidRPr="00A77D5E">
        <w:rPr>
          <w:rFonts w:ascii="Times New Roman" w:eastAsia="Times New Roman" w:hAnsi="Times New Roman" w:cs="Times New Roman"/>
          <w:color w:val="000000" w:themeColor="text1"/>
          <w:kern w:val="0"/>
          <w:lang w:eastAsia="nb-NO"/>
          <w14:ligatures w14:val="none"/>
        </w:rPr>
        <w:t xml:space="preserve"> AI</w:t>
      </w:r>
    </w:p>
    <w:p w14:paraId="00855764" w14:textId="2CF2C0BA" w:rsidR="00A77D5E" w:rsidRPr="00A77D5E" w:rsidRDefault="00A77D5E" w:rsidP="00A77D5E">
      <w:pPr>
        <w:spacing w:before="100" w:beforeAutospacing="1" w:after="100" w:afterAutospacing="1"/>
        <w:rPr>
          <w:rFonts w:ascii="Times New Roman" w:eastAsia="Times New Roman" w:hAnsi="Times New Roman" w:cs="Times New Roman"/>
          <w:color w:val="000000" w:themeColor="text1"/>
          <w:kern w:val="0"/>
          <w:lang w:eastAsia="nb-NO"/>
          <w14:ligatures w14:val="none"/>
        </w:rPr>
      </w:pPr>
      <w:r w:rsidRPr="00A77D5E">
        <w:rPr>
          <w:rFonts w:ascii="Times New Roman" w:eastAsia="Times New Roman" w:hAnsi="Times New Roman" w:cs="Times New Roman"/>
          <w:color w:val="000000" w:themeColor="text1"/>
          <w:kern w:val="0"/>
          <w:lang w:eastAsia="nb-NO"/>
          <w14:ligatures w14:val="none"/>
        </w:rPr>
        <w:t xml:space="preserve">Richard </w:t>
      </w:r>
      <w:proofErr w:type="spellStart"/>
      <w:r w:rsidRPr="00A77D5E">
        <w:rPr>
          <w:rFonts w:ascii="Times New Roman" w:eastAsia="Times New Roman" w:hAnsi="Times New Roman" w:cs="Times New Roman"/>
          <w:color w:val="000000" w:themeColor="text1"/>
          <w:kern w:val="0"/>
          <w:lang w:eastAsia="nb-NO"/>
          <w14:ligatures w14:val="none"/>
        </w:rPr>
        <w:t>Carrington</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peered</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through</w:t>
      </w:r>
      <w:proofErr w:type="spellEnd"/>
      <w:r w:rsidRPr="00A77D5E">
        <w:rPr>
          <w:rFonts w:ascii="Times New Roman" w:eastAsia="Times New Roman" w:hAnsi="Times New Roman" w:cs="Times New Roman"/>
          <w:color w:val="000000" w:themeColor="text1"/>
          <w:kern w:val="0"/>
          <w:lang w:eastAsia="nb-NO"/>
          <w14:ligatures w14:val="none"/>
        </w:rPr>
        <w:t xml:space="preserve"> his </w:t>
      </w:r>
      <w:proofErr w:type="spellStart"/>
      <w:r w:rsidRPr="00A77D5E">
        <w:rPr>
          <w:rFonts w:ascii="Times New Roman" w:eastAsia="Times New Roman" w:hAnsi="Times New Roman" w:cs="Times New Roman"/>
          <w:color w:val="000000" w:themeColor="text1"/>
          <w:kern w:val="0"/>
          <w:lang w:eastAsia="nb-NO"/>
          <w14:ligatures w14:val="none"/>
        </w:rPr>
        <w:t>Kew</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Observatory</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refractor</w:t>
      </w:r>
      <w:proofErr w:type="spellEnd"/>
      <w:r w:rsidRPr="00A77D5E">
        <w:rPr>
          <w:rFonts w:ascii="Times New Roman" w:eastAsia="Times New Roman" w:hAnsi="Times New Roman" w:cs="Times New Roman"/>
          <w:color w:val="000000" w:themeColor="text1"/>
          <w:kern w:val="0"/>
          <w:lang w:eastAsia="nb-NO"/>
          <w14:ligatures w14:val="none"/>
        </w:rPr>
        <w:t xml:space="preserve"> on 1 </w:t>
      </w:r>
      <w:proofErr w:type="gramStart"/>
      <w:r w:rsidRPr="00A77D5E">
        <w:rPr>
          <w:rFonts w:ascii="Times New Roman" w:eastAsia="Times New Roman" w:hAnsi="Times New Roman" w:cs="Times New Roman"/>
          <w:color w:val="000000" w:themeColor="text1"/>
          <w:kern w:val="0"/>
          <w:lang w:eastAsia="nb-NO"/>
          <w14:ligatures w14:val="none"/>
        </w:rPr>
        <w:t>September</w:t>
      </w:r>
      <w:proofErr w:type="gramEnd"/>
      <w:r w:rsidRPr="00A77D5E">
        <w:rPr>
          <w:rFonts w:ascii="Times New Roman" w:eastAsia="Times New Roman" w:hAnsi="Times New Roman" w:cs="Times New Roman"/>
          <w:color w:val="000000" w:themeColor="text1"/>
          <w:kern w:val="0"/>
          <w:lang w:eastAsia="nb-NO"/>
          <w14:ligatures w14:val="none"/>
        </w:rPr>
        <w:t xml:space="preserve"> 1859.</w:t>
      </w:r>
      <w:ins w:id="57" w:author="Brage Johansen" w:date="2026-03-29T10:42:00Z" w16du:dateUtc="2026-03-29T08:42:00Z">
        <w:r w:rsidR="00AD2055">
          <w:rPr>
            <w:rFonts w:ascii="Times New Roman" w:eastAsia="Times New Roman" w:hAnsi="Times New Roman" w:cs="Times New Roman"/>
            <w:color w:val="000000" w:themeColor="text1"/>
            <w:kern w:val="0"/>
            <w:lang w:eastAsia="nb-NO"/>
            <w14:ligatures w14:val="none"/>
          </w:rPr>
          <w:t xml:space="preserve"> He </w:t>
        </w:r>
        <w:proofErr w:type="spellStart"/>
        <w:r w:rsidR="00AD2055">
          <w:rPr>
            <w:rFonts w:ascii="Times New Roman" w:eastAsia="Times New Roman" w:hAnsi="Times New Roman" w:cs="Times New Roman"/>
            <w:color w:val="000000" w:themeColor="text1"/>
            <w:kern w:val="0"/>
            <w:lang w:eastAsia="nb-NO"/>
            <w14:ligatures w14:val="none"/>
          </w:rPr>
          <w:t>observed</w:t>
        </w:r>
        <w:proofErr w:type="spellEnd"/>
        <w:r w:rsidR="00AD2055">
          <w:rPr>
            <w:rFonts w:ascii="Times New Roman" w:eastAsia="Times New Roman" w:hAnsi="Times New Roman" w:cs="Times New Roman"/>
            <w:color w:val="000000" w:themeColor="text1"/>
            <w:kern w:val="0"/>
            <w:lang w:eastAsia="nb-NO"/>
            <w14:ligatures w14:val="none"/>
          </w:rPr>
          <w:t xml:space="preserve"> a </w:t>
        </w:r>
      </w:ins>
      <w:del w:id="58" w:author="Brage Johansen" w:date="2026-03-29T10:42:00Z" w16du:dateUtc="2026-03-29T08:42:00Z">
        <w:r w:rsidRPr="00A77D5E" w:rsidDel="00AD2055">
          <w:rPr>
            <w:rFonts w:ascii="Times New Roman" w:eastAsia="Times New Roman" w:hAnsi="Times New Roman" w:cs="Times New Roman"/>
            <w:color w:val="000000" w:themeColor="text1"/>
            <w:kern w:val="0"/>
            <w:lang w:eastAsia="nb-NO"/>
            <w14:ligatures w14:val="none"/>
          </w:rPr>
          <w:delText xml:space="preserve"> A</w:delText>
        </w:r>
      </w:del>
      <w:r w:rsidRPr="00A77D5E">
        <w:rPr>
          <w:rFonts w:ascii="Times New Roman" w:eastAsia="Times New Roman" w:hAnsi="Times New Roman" w:cs="Times New Roman"/>
          <w:color w:val="000000" w:themeColor="text1"/>
          <w:kern w:val="0"/>
          <w:lang w:eastAsia="nb-NO"/>
          <w14:ligatures w14:val="none"/>
        </w:rPr>
        <w:t xml:space="preserve"> white-</w:t>
      </w:r>
      <w:proofErr w:type="spellStart"/>
      <w:r w:rsidRPr="00A77D5E">
        <w:rPr>
          <w:rFonts w:ascii="Times New Roman" w:eastAsia="Times New Roman" w:hAnsi="Times New Roman" w:cs="Times New Roman"/>
          <w:color w:val="000000" w:themeColor="text1"/>
          <w:kern w:val="0"/>
          <w:lang w:eastAsia="nb-NO"/>
          <w14:ligatures w14:val="none"/>
        </w:rPr>
        <w:t>light</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complex</w:t>
      </w:r>
      <w:proofErr w:type="spellEnd"/>
      <w:r w:rsidRPr="00A77D5E">
        <w:rPr>
          <w:rFonts w:ascii="Times New Roman" w:eastAsia="Times New Roman" w:hAnsi="Times New Roman" w:cs="Times New Roman"/>
          <w:color w:val="000000" w:themeColor="text1"/>
          <w:kern w:val="0"/>
          <w:lang w:eastAsia="nb-NO"/>
          <w14:ligatures w14:val="none"/>
        </w:rPr>
        <w:t xml:space="preserve"> </w:t>
      </w:r>
      <w:del w:id="59" w:author="Brage Johansen" w:date="2026-03-29T10:42:00Z" w16du:dateUtc="2026-03-29T08:42:00Z">
        <w:r w:rsidRPr="00A77D5E" w:rsidDel="00AD2055">
          <w:rPr>
            <w:rFonts w:ascii="Times New Roman" w:eastAsia="Times New Roman" w:hAnsi="Times New Roman" w:cs="Times New Roman"/>
            <w:color w:val="000000" w:themeColor="text1"/>
            <w:kern w:val="0"/>
            <w:lang w:eastAsia="nb-NO"/>
            <w14:ligatures w14:val="none"/>
          </w:rPr>
          <w:delText xml:space="preserve">blazed </w:delText>
        </w:r>
      </w:del>
      <w:proofErr w:type="spellStart"/>
      <w:ins w:id="60" w:author="Brage Johansen" w:date="2026-03-29T10:42:00Z" w16du:dateUtc="2026-03-29T08:42:00Z">
        <w:r w:rsidR="00AD2055">
          <w:rPr>
            <w:rFonts w:ascii="Times New Roman" w:eastAsia="Times New Roman" w:hAnsi="Times New Roman" w:cs="Times New Roman"/>
            <w:color w:val="000000" w:themeColor="text1"/>
            <w:kern w:val="0"/>
            <w:lang w:eastAsia="nb-NO"/>
            <w14:ligatures w14:val="none"/>
          </w:rPr>
          <w:t>that</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blazed</w:t>
        </w:r>
        <w:proofErr w:type="spellEnd"/>
        <w:r w:rsidR="00AD2055">
          <w:rPr>
            <w:rFonts w:ascii="Times New Roman" w:eastAsia="Times New Roman" w:hAnsi="Times New Roman" w:cs="Times New Roman"/>
            <w:color w:val="000000" w:themeColor="text1"/>
            <w:kern w:val="0"/>
            <w:lang w:eastAsia="nb-NO"/>
            <w14:ligatures w14:val="none"/>
          </w:rPr>
          <w:t xml:space="preserve"> for</w:t>
        </w:r>
        <w:r w:rsidR="00AD2055" w:rsidRPr="00A77D5E">
          <w:rPr>
            <w:rFonts w:ascii="Times New Roman" w:eastAsia="Times New Roman" w:hAnsi="Times New Roman" w:cs="Times New Roman"/>
            <w:color w:val="000000" w:themeColor="text1"/>
            <w:kern w:val="0"/>
            <w:lang w:eastAsia="nb-NO"/>
            <w14:ligatures w14:val="none"/>
          </w:rPr>
          <w:t xml:space="preserve"> </w:t>
        </w:r>
      </w:ins>
      <w:proofErr w:type="spellStart"/>
      <w:r w:rsidRPr="00A77D5E">
        <w:rPr>
          <w:rFonts w:ascii="Times New Roman" w:eastAsia="Times New Roman" w:hAnsi="Times New Roman" w:cs="Times New Roman"/>
          <w:color w:val="000000" w:themeColor="text1"/>
          <w:kern w:val="0"/>
          <w:lang w:eastAsia="nb-NO"/>
          <w14:ligatures w14:val="none"/>
        </w:rPr>
        <w:t>5 minu</w:t>
      </w:r>
      <w:proofErr w:type="spellEnd"/>
      <w:r w:rsidRPr="00A77D5E">
        <w:rPr>
          <w:rFonts w:ascii="Times New Roman" w:eastAsia="Times New Roman" w:hAnsi="Times New Roman" w:cs="Times New Roman"/>
          <w:color w:val="000000" w:themeColor="text1"/>
          <w:kern w:val="0"/>
          <w:lang w:eastAsia="nb-NO"/>
          <w14:ligatures w14:val="none"/>
        </w:rPr>
        <w:t xml:space="preserve">tes </w:t>
      </w:r>
      <w:proofErr w:type="spellStart"/>
      <w:r w:rsidRPr="00A77D5E">
        <w:rPr>
          <w:rFonts w:ascii="Times New Roman" w:eastAsia="Times New Roman" w:hAnsi="Times New Roman" w:cs="Times New Roman"/>
          <w:color w:val="000000" w:themeColor="text1"/>
          <w:kern w:val="0"/>
          <w:lang w:eastAsia="nb-NO"/>
          <w14:ligatures w14:val="none"/>
        </w:rPr>
        <w:t>across</w:t>
      </w:r>
      <w:proofErr w:type="spellEnd"/>
      <w:r w:rsidRPr="00A77D5E">
        <w:rPr>
          <w:rFonts w:ascii="Times New Roman" w:eastAsia="Times New Roman" w:hAnsi="Times New Roman" w:cs="Times New Roman"/>
          <w:color w:val="000000" w:themeColor="text1"/>
          <w:kern w:val="0"/>
          <w:lang w:eastAsia="nb-NO"/>
          <w14:ligatures w14:val="none"/>
        </w:rPr>
        <w:t xml:space="preserve"> 4° </w:t>
      </w:r>
      <w:proofErr w:type="spellStart"/>
      <w:r w:rsidRPr="00A77D5E">
        <w:rPr>
          <w:rFonts w:ascii="Times New Roman" w:eastAsia="Times New Roman" w:hAnsi="Times New Roman" w:cs="Times New Roman"/>
          <w:color w:val="000000" w:themeColor="text1"/>
          <w:kern w:val="0"/>
          <w:lang w:eastAsia="nb-NO"/>
          <w14:ligatures w14:val="none"/>
        </w:rPr>
        <w:t>of</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the</w:t>
      </w:r>
      <w:proofErr w:type="spellEnd"/>
      <w:r w:rsidRPr="00A77D5E">
        <w:rPr>
          <w:rFonts w:ascii="Times New Roman" w:eastAsia="Times New Roman" w:hAnsi="Times New Roman" w:cs="Times New Roman"/>
          <w:color w:val="000000" w:themeColor="text1"/>
          <w:kern w:val="0"/>
          <w:lang w:eastAsia="nb-NO"/>
          <w14:ligatures w14:val="none"/>
        </w:rPr>
        <w:t xml:space="preserve"> solar disk. </w:t>
      </w:r>
      <w:del w:id="61" w:author="Brage Johansen" w:date="2026-03-29T10:43:00Z" w16du:dateUtc="2026-03-29T08:43:00Z">
        <w:r w:rsidRPr="00A77D5E" w:rsidDel="00AD2055">
          <w:rPr>
            <w:rFonts w:ascii="Times New Roman" w:eastAsia="Times New Roman" w:hAnsi="Times New Roman" w:cs="Times New Roman"/>
            <w:color w:val="000000" w:themeColor="text1"/>
            <w:kern w:val="0"/>
            <w:lang w:eastAsia="nb-NO"/>
            <w14:ligatures w14:val="none"/>
          </w:rPr>
          <w:delText xml:space="preserve">Modern scales call it X45 (±X20). </w:delText>
        </w:r>
      </w:del>
      <w:r w:rsidRPr="00A77D5E">
        <w:rPr>
          <w:rFonts w:ascii="Times New Roman" w:eastAsia="Times New Roman" w:hAnsi="Times New Roman" w:cs="Times New Roman"/>
          <w:color w:val="000000" w:themeColor="text1"/>
          <w:kern w:val="0"/>
          <w:lang w:eastAsia="nb-NO"/>
          <w14:ligatures w14:val="none"/>
        </w:rPr>
        <w:t xml:space="preserve">Seventeen </w:t>
      </w:r>
      <w:proofErr w:type="spellStart"/>
      <w:r w:rsidRPr="00A77D5E">
        <w:rPr>
          <w:rFonts w:ascii="Times New Roman" w:eastAsia="Times New Roman" w:hAnsi="Times New Roman" w:cs="Times New Roman"/>
          <w:color w:val="000000" w:themeColor="text1"/>
          <w:kern w:val="0"/>
          <w:lang w:eastAsia="nb-NO"/>
          <w14:ligatures w14:val="none"/>
        </w:rPr>
        <w:t>hours</w:t>
      </w:r>
      <w:proofErr w:type="spellEnd"/>
      <w:r w:rsidRPr="00A77D5E">
        <w:rPr>
          <w:rFonts w:ascii="Times New Roman" w:eastAsia="Times New Roman" w:hAnsi="Times New Roman" w:cs="Times New Roman"/>
          <w:color w:val="000000" w:themeColor="text1"/>
          <w:kern w:val="0"/>
          <w:lang w:eastAsia="nb-NO"/>
          <w14:ligatures w14:val="none"/>
        </w:rPr>
        <w:t xml:space="preserve"> later, </w:t>
      </w:r>
      <w:proofErr w:type="spellStart"/>
      <w:r w:rsidRPr="00A77D5E">
        <w:rPr>
          <w:rFonts w:ascii="Times New Roman" w:eastAsia="Times New Roman" w:hAnsi="Times New Roman" w:cs="Times New Roman"/>
          <w:color w:val="000000" w:themeColor="text1"/>
          <w:kern w:val="0"/>
          <w:lang w:eastAsia="nb-NO"/>
          <w14:ligatures w14:val="none"/>
        </w:rPr>
        <w:t>the</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coronal</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mass</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ejection</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struck</w:t>
      </w:r>
      <w:proofErr w:type="spellEnd"/>
      <w:r w:rsidRPr="00A77D5E">
        <w:rPr>
          <w:rFonts w:ascii="Times New Roman" w:eastAsia="Times New Roman" w:hAnsi="Times New Roman" w:cs="Times New Roman"/>
          <w:color w:val="000000" w:themeColor="text1"/>
          <w:kern w:val="0"/>
          <w:lang w:eastAsia="nb-NO"/>
          <w14:ligatures w14:val="none"/>
        </w:rPr>
        <w:t xml:space="preserve"> Earth. </w:t>
      </w:r>
      <w:del w:id="62" w:author="Brage Johansen" w:date="2026-03-29T10:43:00Z" w16du:dateUtc="2026-03-29T08:43:00Z">
        <w:r w:rsidRPr="00A77D5E" w:rsidDel="00AD2055">
          <w:rPr>
            <w:rFonts w:ascii="Times New Roman" w:eastAsia="Times New Roman" w:hAnsi="Times New Roman" w:cs="Times New Roman"/>
            <w:color w:val="000000" w:themeColor="text1"/>
            <w:kern w:val="0"/>
            <w:lang w:eastAsia="nb-NO"/>
            <w14:ligatures w14:val="none"/>
          </w:rPr>
          <w:delText>The magnetosphere compressed.</w:delText>
        </w:r>
      </w:del>
    </w:p>
    <w:p w14:paraId="167648EF" w14:textId="16E44D6C" w:rsidR="00A77D5E" w:rsidRPr="00A77D5E" w:rsidRDefault="00A77D5E" w:rsidP="00A77D5E">
      <w:pPr>
        <w:spacing w:before="100" w:beforeAutospacing="1" w:after="100" w:afterAutospacing="1"/>
        <w:rPr>
          <w:rFonts w:ascii="Times New Roman" w:eastAsia="Times New Roman" w:hAnsi="Times New Roman" w:cs="Times New Roman"/>
          <w:color w:val="000000" w:themeColor="text1"/>
          <w:kern w:val="0"/>
          <w:lang w:eastAsia="nb-NO"/>
          <w14:ligatures w14:val="none"/>
        </w:rPr>
      </w:pPr>
      <w:r w:rsidRPr="00A77D5E">
        <w:rPr>
          <w:rFonts w:ascii="Times New Roman" w:eastAsia="Times New Roman" w:hAnsi="Times New Roman" w:cs="Times New Roman"/>
          <w:color w:val="000000" w:themeColor="text1"/>
          <w:kern w:val="0"/>
          <w:lang w:eastAsia="nb-NO"/>
          <w14:ligatures w14:val="none"/>
        </w:rPr>
        <w:t xml:space="preserve">Auroras </w:t>
      </w:r>
      <w:del w:id="63" w:author="Brage Johansen" w:date="2026-03-29T10:43:00Z" w16du:dateUtc="2026-03-29T08:43:00Z">
        <w:r w:rsidRPr="00A77D5E" w:rsidDel="00AD2055">
          <w:rPr>
            <w:rFonts w:ascii="Times New Roman" w:eastAsia="Times New Roman" w:hAnsi="Times New Roman" w:cs="Times New Roman"/>
            <w:color w:val="000000" w:themeColor="text1"/>
            <w:kern w:val="0"/>
            <w:lang w:eastAsia="nb-NO"/>
            <w14:ligatures w14:val="none"/>
          </w:rPr>
          <w:delText xml:space="preserve">flared </w:delText>
        </w:r>
      </w:del>
      <w:proofErr w:type="spellStart"/>
      <w:ins w:id="64" w:author="Brage Johansen" w:date="2026-03-29T10:43:00Z" w16du:dateUtc="2026-03-29T08:43:00Z">
        <w:r w:rsidR="00AD2055">
          <w:rPr>
            <w:rFonts w:ascii="Times New Roman" w:eastAsia="Times New Roman" w:hAnsi="Times New Roman" w:cs="Times New Roman"/>
            <w:color w:val="000000" w:themeColor="text1"/>
            <w:kern w:val="0"/>
            <w:lang w:eastAsia="nb-NO"/>
            <w14:ligatures w14:val="none"/>
          </w:rPr>
          <w:t>was</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observed</w:t>
        </w:r>
        <w:proofErr w:type="spellEnd"/>
        <w:r w:rsidR="00AD2055" w:rsidRPr="00A77D5E">
          <w:rPr>
            <w:rFonts w:ascii="Times New Roman" w:eastAsia="Times New Roman" w:hAnsi="Times New Roman" w:cs="Times New Roman"/>
            <w:color w:val="000000" w:themeColor="text1"/>
            <w:kern w:val="0"/>
            <w:lang w:eastAsia="nb-NO"/>
            <w14:ligatures w14:val="none"/>
          </w:rPr>
          <w:t xml:space="preserve"> </w:t>
        </w:r>
      </w:ins>
      <w:r w:rsidRPr="00A77D5E">
        <w:rPr>
          <w:rFonts w:ascii="Times New Roman" w:eastAsia="Times New Roman" w:hAnsi="Times New Roman" w:cs="Times New Roman"/>
          <w:color w:val="000000" w:themeColor="text1"/>
          <w:kern w:val="0"/>
          <w:lang w:eastAsia="nb-NO"/>
          <w14:ligatures w14:val="none"/>
        </w:rPr>
        <w:t xml:space="preserve">to 18°N in Hawaii and Colombia. Skies </w:t>
      </w:r>
      <w:proofErr w:type="spellStart"/>
      <w:r w:rsidRPr="00A77D5E">
        <w:rPr>
          <w:rFonts w:ascii="Times New Roman" w:eastAsia="Times New Roman" w:hAnsi="Times New Roman" w:cs="Times New Roman"/>
          <w:color w:val="000000" w:themeColor="text1"/>
          <w:kern w:val="0"/>
          <w:lang w:eastAsia="nb-NO"/>
          <w14:ligatures w14:val="none"/>
        </w:rPr>
        <w:t>glowed</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bright</w:t>
      </w:r>
      <w:proofErr w:type="spellEnd"/>
      <w:r w:rsidRPr="00A77D5E">
        <w:rPr>
          <w:rFonts w:ascii="Times New Roman" w:eastAsia="Times New Roman" w:hAnsi="Times New Roman" w:cs="Times New Roman"/>
          <w:color w:val="000000" w:themeColor="text1"/>
          <w:kern w:val="0"/>
          <w:lang w:eastAsia="nb-NO"/>
          <w14:ligatures w14:val="none"/>
        </w:rPr>
        <w:t xml:space="preserve"> as </w:t>
      </w:r>
      <w:proofErr w:type="spellStart"/>
      <w:r w:rsidRPr="00A77D5E">
        <w:rPr>
          <w:rFonts w:ascii="Times New Roman" w:eastAsia="Times New Roman" w:hAnsi="Times New Roman" w:cs="Times New Roman"/>
          <w:color w:val="000000" w:themeColor="text1"/>
          <w:kern w:val="0"/>
          <w:lang w:eastAsia="nb-NO"/>
          <w14:ligatures w14:val="none"/>
        </w:rPr>
        <w:t>day</w:t>
      </w:r>
      <w:proofErr w:type="spellEnd"/>
      <w:r w:rsidRPr="00A77D5E">
        <w:rPr>
          <w:rFonts w:ascii="Times New Roman" w:eastAsia="Times New Roman" w:hAnsi="Times New Roman" w:cs="Times New Roman"/>
          <w:color w:val="000000" w:themeColor="text1"/>
          <w:kern w:val="0"/>
          <w:lang w:eastAsia="nb-NO"/>
          <w14:ligatures w14:val="none"/>
        </w:rPr>
        <w:t xml:space="preserve">" from Caribbean to Queensland. Boston </w:t>
      </w:r>
      <w:proofErr w:type="spellStart"/>
      <w:r w:rsidRPr="00A77D5E">
        <w:rPr>
          <w:rFonts w:ascii="Times New Roman" w:eastAsia="Times New Roman" w:hAnsi="Times New Roman" w:cs="Times New Roman"/>
          <w:color w:val="000000" w:themeColor="text1"/>
          <w:kern w:val="0"/>
          <w:lang w:eastAsia="nb-NO"/>
          <w14:ligatures w14:val="none"/>
        </w:rPr>
        <w:t>telegraph</w:t>
      </w:r>
      <w:proofErr w:type="spellEnd"/>
      <w:r w:rsidRPr="00A77D5E">
        <w:rPr>
          <w:rFonts w:ascii="Times New Roman" w:eastAsia="Times New Roman" w:hAnsi="Times New Roman" w:cs="Times New Roman"/>
          <w:color w:val="000000" w:themeColor="text1"/>
          <w:kern w:val="0"/>
          <w:lang w:eastAsia="nb-NO"/>
          <w14:ligatures w14:val="none"/>
        </w:rPr>
        <w:t xml:space="preserve"> wires</w:t>
      </w:r>
      <w:del w:id="65" w:author="Brage Johansen" w:date="2026-03-29T10:44:00Z" w16du:dateUtc="2026-03-29T08:44:00Z">
        <w:r w:rsidRPr="00A77D5E" w:rsidDel="00AD2055">
          <w:rPr>
            <w:rFonts w:ascii="Times New Roman" w:eastAsia="Times New Roman" w:hAnsi="Times New Roman" w:cs="Times New Roman"/>
            <w:color w:val="000000" w:themeColor="text1"/>
            <w:kern w:val="0"/>
            <w:lang w:eastAsia="nb-NO"/>
            <w14:ligatures w14:val="none"/>
          </w:rPr>
          <w:delText xml:space="preserve"> steamed metallic vapour</w:delText>
        </w:r>
      </w:del>
      <w:ins w:id="66" w:author="Brage Johansen" w:date="2026-03-29T10:44:00Z" w16du:dateUtc="2026-03-29T08:44:00Z">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almost</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caught</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gramStart"/>
        <w:r w:rsidR="00AD2055">
          <w:rPr>
            <w:rFonts w:ascii="Times New Roman" w:eastAsia="Times New Roman" w:hAnsi="Times New Roman" w:cs="Times New Roman"/>
            <w:color w:val="000000" w:themeColor="text1"/>
            <w:kern w:val="0"/>
            <w:lang w:eastAsia="nb-NO"/>
            <w14:ligatures w14:val="none"/>
          </w:rPr>
          <w:t>fire and</w:t>
        </w:r>
      </w:ins>
      <w:proofErr w:type="gramEnd"/>
      <w:del w:id="67" w:author="Brage Johansen" w:date="2026-03-29T10:44:00Z" w16du:dateUtc="2026-03-29T08:44:00Z">
        <w:r w:rsidRPr="00A77D5E" w:rsidDel="00AD2055">
          <w:rPr>
            <w:rFonts w:ascii="Times New Roman" w:eastAsia="Times New Roman" w:hAnsi="Times New Roman" w:cs="Times New Roman"/>
            <w:color w:val="000000" w:themeColor="text1"/>
            <w:kern w:val="0"/>
            <w:lang w:eastAsia="nb-NO"/>
            <w14:ligatures w14:val="none"/>
          </w:rPr>
          <w:delText>.</w:delText>
        </w:r>
      </w:del>
      <w:r w:rsidRPr="00A77D5E">
        <w:rPr>
          <w:rFonts w:ascii="Times New Roman" w:eastAsia="Times New Roman" w:hAnsi="Times New Roman" w:cs="Times New Roman"/>
          <w:color w:val="000000" w:themeColor="text1"/>
          <w:kern w:val="0"/>
          <w:lang w:eastAsia="nb-NO"/>
          <w14:ligatures w14:val="none"/>
        </w:rPr>
        <w:t xml:space="preserve"> </w:t>
      </w:r>
      <w:ins w:id="68" w:author="Brage Johansen" w:date="2026-03-29T10:44:00Z" w16du:dateUtc="2026-03-29T08:44:00Z">
        <w:r w:rsidR="00AD2055">
          <w:rPr>
            <w:rFonts w:ascii="Times New Roman" w:eastAsia="Times New Roman" w:hAnsi="Times New Roman" w:cs="Times New Roman"/>
            <w:color w:val="000000" w:themeColor="text1"/>
            <w:kern w:val="0"/>
            <w:lang w:eastAsia="nb-NO"/>
            <w14:ligatures w14:val="none"/>
          </w:rPr>
          <w:t>o</w:t>
        </w:r>
      </w:ins>
      <w:del w:id="69" w:author="Brage Johansen" w:date="2026-03-29T10:44:00Z" w16du:dateUtc="2026-03-29T08:44:00Z">
        <w:r w:rsidRPr="00A77D5E" w:rsidDel="00AD2055">
          <w:rPr>
            <w:rFonts w:ascii="Times New Roman" w:eastAsia="Times New Roman" w:hAnsi="Times New Roman" w:cs="Times New Roman"/>
            <w:color w:val="000000" w:themeColor="text1"/>
            <w:kern w:val="0"/>
            <w:lang w:eastAsia="nb-NO"/>
            <w14:ligatures w14:val="none"/>
          </w:rPr>
          <w:delText>O</w:delText>
        </w:r>
      </w:del>
      <w:r w:rsidRPr="00A77D5E">
        <w:rPr>
          <w:rFonts w:ascii="Times New Roman" w:eastAsia="Times New Roman" w:hAnsi="Times New Roman" w:cs="Times New Roman"/>
          <w:color w:val="000000" w:themeColor="text1"/>
          <w:kern w:val="0"/>
          <w:lang w:eastAsia="nb-NO"/>
          <w14:ligatures w14:val="none"/>
        </w:rPr>
        <w:t xml:space="preserve">perators </w:t>
      </w:r>
      <w:proofErr w:type="spellStart"/>
      <w:ins w:id="70" w:author="Brage Johansen" w:date="2026-03-29T10:44:00Z" w16du:dateUtc="2026-03-29T08:44:00Z">
        <w:r w:rsidR="00AD2055">
          <w:rPr>
            <w:rFonts w:ascii="Times New Roman" w:eastAsia="Times New Roman" w:hAnsi="Times New Roman" w:cs="Times New Roman"/>
            <w:color w:val="000000" w:themeColor="text1"/>
            <w:kern w:val="0"/>
            <w:lang w:eastAsia="nb-NO"/>
            <w14:ligatures w14:val="none"/>
          </w:rPr>
          <w:t>got</w:t>
        </w:r>
        <w:proofErr w:type="spellEnd"/>
        <w:r w:rsidR="00AD2055">
          <w:rPr>
            <w:rFonts w:ascii="Times New Roman" w:eastAsia="Times New Roman" w:hAnsi="Times New Roman" w:cs="Times New Roman"/>
            <w:color w:val="000000" w:themeColor="text1"/>
            <w:kern w:val="0"/>
            <w:lang w:eastAsia="nb-NO"/>
            <w14:ligatures w14:val="none"/>
          </w:rPr>
          <w:t xml:space="preserve"> </w:t>
        </w:r>
      </w:ins>
      <w:proofErr w:type="spellStart"/>
      <w:r w:rsidRPr="00A77D5E">
        <w:rPr>
          <w:rFonts w:ascii="Times New Roman" w:eastAsia="Times New Roman" w:hAnsi="Times New Roman" w:cs="Times New Roman"/>
          <w:color w:val="000000" w:themeColor="text1"/>
          <w:kern w:val="0"/>
          <w:lang w:eastAsia="nb-NO"/>
          <w14:ligatures w14:val="none"/>
        </w:rPr>
        <w:t>shoc</w:t>
      </w:r>
      <w:ins w:id="71" w:author="Brage Johansen" w:date="2026-03-29T10:44:00Z" w16du:dateUtc="2026-03-29T08:44:00Z">
        <w:r w:rsidR="00AD2055">
          <w:rPr>
            <w:rFonts w:ascii="Times New Roman" w:eastAsia="Times New Roman" w:hAnsi="Times New Roman" w:cs="Times New Roman"/>
            <w:color w:val="000000" w:themeColor="text1"/>
            <w:kern w:val="0"/>
            <w:lang w:eastAsia="nb-NO"/>
            <w14:ligatures w14:val="none"/>
          </w:rPr>
          <w:t>k</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treatment</w:t>
        </w:r>
        <w:proofErr w:type="spellEnd"/>
        <w:r w:rsidR="00AD2055">
          <w:rPr>
            <w:rFonts w:ascii="Times New Roman" w:eastAsia="Times New Roman" w:hAnsi="Times New Roman" w:cs="Times New Roman"/>
            <w:color w:val="000000" w:themeColor="text1"/>
            <w:kern w:val="0"/>
            <w:lang w:eastAsia="nb-NO"/>
            <w14:ligatures w14:val="none"/>
          </w:rPr>
          <w:t xml:space="preserve"> </w:t>
        </w:r>
      </w:ins>
      <w:del w:id="72" w:author="Brage Johansen" w:date="2026-03-29T10:44:00Z" w16du:dateUtc="2026-03-29T08:44:00Z">
        <w:r w:rsidRPr="00A77D5E" w:rsidDel="00AD2055">
          <w:rPr>
            <w:rFonts w:ascii="Times New Roman" w:eastAsia="Times New Roman" w:hAnsi="Times New Roman" w:cs="Times New Roman"/>
            <w:color w:val="000000" w:themeColor="text1"/>
            <w:kern w:val="0"/>
            <w:lang w:eastAsia="nb-NO"/>
            <w14:ligatures w14:val="none"/>
          </w:rPr>
          <w:delText xml:space="preserve">ked </w:delText>
        </w:r>
      </w:del>
      <w:r w:rsidRPr="00A77D5E">
        <w:rPr>
          <w:rFonts w:ascii="Times New Roman" w:eastAsia="Times New Roman" w:hAnsi="Times New Roman" w:cs="Times New Roman"/>
          <w:color w:val="000000" w:themeColor="text1"/>
          <w:kern w:val="0"/>
          <w:lang w:eastAsia="nb-NO"/>
          <w14:ligatures w14:val="none"/>
        </w:rPr>
        <w:t>at 1000 volts</w:t>
      </w:r>
      <w:del w:id="73" w:author="Brage Johansen" w:date="2026-03-29T10:44:00Z" w16du:dateUtc="2026-03-29T08:44:00Z">
        <w:r w:rsidRPr="00A77D5E" w:rsidDel="00AD2055">
          <w:rPr>
            <w:rFonts w:ascii="Times New Roman" w:eastAsia="Times New Roman" w:hAnsi="Times New Roman" w:cs="Times New Roman"/>
            <w:color w:val="000000" w:themeColor="text1"/>
            <w:kern w:val="0"/>
            <w:lang w:eastAsia="nb-NO"/>
            <w14:ligatures w14:val="none"/>
          </w:rPr>
          <w:delText>—batteries off</w:delText>
        </w:r>
      </w:del>
      <w:r w:rsidRPr="00A77D5E">
        <w:rPr>
          <w:rFonts w:ascii="Times New Roman" w:eastAsia="Times New Roman" w:hAnsi="Times New Roman" w:cs="Times New Roman"/>
          <w:color w:val="000000" w:themeColor="text1"/>
          <w:kern w:val="0"/>
          <w:lang w:eastAsia="nb-NO"/>
          <w14:ligatures w14:val="none"/>
        </w:rPr>
        <w:t xml:space="preserve">. Fires </w:t>
      </w:r>
      <w:proofErr w:type="spellStart"/>
      <w:r w:rsidRPr="00A77D5E">
        <w:rPr>
          <w:rFonts w:ascii="Times New Roman" w:eastAsia="Times New Roman" w:hAnsi="Times New Roman" w:cs="Times New Roman"/>
          <w:color w:val="000000" w:themeColor="text1"/>
          <w:kern w:val="0"/>
          <w:lang w:eastAsia="nb-NO"/>
          <w14:ligatures w14:val="none"/>
        </w:rPr>
        <w:t>sparked</w:t>
      </w:r>
      <w:proofErr w:type="spellEnd"/>
      <w:r w:rsidRPr="00A77D5E">
        <w:rPr>
          <w:rFonts w:ascii="Times New Roman" w:eastAsia="Times New Roman" w:hAnsi="Times New Roman" w:cs="Times New Roman"/>
          <w:color w:val="000000" w:themeColor="text1"/>
          <w:kern w:val="0"/>
          <w:lang w:eastAsia="nb-NO"/>
          <w14:ligatures w14:val="none"/>
        </w:rPr>
        <w:t xml:space="preserve"> in Pittsburgh and </w:t>
      </w:r>
      <w:proofErr w:type="spellStart"/>
      <w:r w:rsidRPr="00A77D5E">
        <w:rPr>
          <w:rFonts w:ascii="Times New Roman" w:eastAsia="Times New Roman" w:hAnsi="Times New Roman" w:cs="Times New Roman"/>
          <w:color w:val="000000" w:themeColor="text1"/>
          <w:kern w:val="0"/>
          <w:lang w:eastAsia="nb-NO"/>
          <w14:ligatures w14:val="none"/>
        </w:rPr>
        <w:t>Dusseldorf</w:t>
      </w:r>
      <w:proofErr w:type="spellEnd"/>
      <w:r w:rsidRPr="00A77D5E">
        <w:rPr>
          <w:rFonts w:ascii="Times New Roman" w:eastAsia="Times New Roman" w:hAnsi="Times New Roman" w:cs="Times New Roman"/>
          <w:color w:val="000000" w:themeColor="text1"/>
          <w:kern w:val="0"/>
          <w:lang w:eastAsia="nb-NO"/>
          <w14:ligatures w14:val="none"/>
        </w:rPr>
        <w:t xml:space="preserve">. </w:t>
      </w:r>
      <w:del w:id="74" w:author="Brage Johansen" w:date="2026-03-29T10:45:00Z" w16du:dateUtc="2026-03-29T08:45:00Z">
        <w:r w:rsidRPr="00A77D5E" w:rsidDel="00AD2055">
          <w:rPr>
            <w:rFonts w:ascii="Times New Roman" w:eastAsia="Times New Roman" w:hAnsi="Times New Roman" w:cs="Times New Roman"/>
            <w:color w:val="000000" w:themeColor="text1"/>
            <w:kern w:val="0"/>
            <w:lang w:eastAsia="nb-NO"/>
            <w14:ligatures w14:val="none"/>
          </w:rPr>
          <w:delText>Paper ignited.</w:delText>
        </w:r>
      </w:del>
    </w:p>
    <w:p w14:paraId="52D8B5BE" w14:textId="1FC10447" w:rsidR="00A77D5E" w:rsidRDefault="00A77D5E" w:rsidP="00A77D5E">
      <w:pPr>
        <w:spacing w:before="100" w:beforeAutospacing="1" w:after="100" w:afterAutospacing="1"/>
        <w:rPr>
          <w:ins w:id="75" w:author="Brage Johansen" w:date="2026-03-29T10:46:00Z" w16du:dateUtc="2026-03-29T08:46:00Z"/>
          <w:rFonts w:ascii="Times New Roman" w:eastAsia="Times New Roman" w:hAnsi="Times New Roman" w:cs="Times New Roman"/>
          <w:color w:val="000000" w:themeColor="text1"/>
          <w:kern w:val="0"/>
          <w:lang w:eastAsia="nb-NO"/>
          <w14:ligatures w14:val="none"/>
        </w:rPr>
      </w:pPr>
      <w:proofErr w:type="spellStart"/>
      <w:r w:rsidRPr="00A77D5E">
        <w:rPr>
          <w:rFonts w:ascii="Times New Roman" w:eastAsia="Times New Roman" w:hAnsi="Times New Roman" w:cs="Times New Roman"/>
          <w:color w:val="000000" w:themeColor="text1"/>
          <w:kern w:val="0"/>
          <w:lang w:eastAsia="nb-NO"/>
          <w14:ligatures w14:val="none"/>
        </w:rPr>
        <w:t>Colaba</w:t>
      </w:r>
      <w:proofErr w:type="spellEnd"/>
      <w:r w:rsidRPr="00A77D5E">
        <w:rPr>
          <w:rFonts w:ascii="Times New Roman" w:eastAsia="Times New Roman" w:hAnsi="Times New Roman" w:cs="Times New Roman"/>
          <w:color w:val="000000" w:themeColor="text1"/>
          <w:kern w:val="0"/>
          <w:lang w:eastAsia="nb-NO"/>
          <w14:ligatures w14:val="none"/>
        </w:rPr>
        <w:t xml:space="preserve">, India, </w:t>
      </w:r>
      <w:del w:id="76" w:author="Brage Johansen" w:date="2026-03-29T10:41:00Z" w16du:dateUtc="2026-03-29T08:41:00Z">
        <w:r w:rsidRPr="00A77D5E" w:rsidDel="00C57084">
          <w:rPr>
            <w:rFonts w:ascii="Times New Roman" w:eastAsia="Times New Roman" w:hAnsi="Times New Roman" w:cs="Times New Roman"/>
            <w:color w:val="000000" w:themeColor="text1"/>
            <w:kern w:val="0"/>
            <w:lang w:eastAsia="nb-NO"/>
            <w14:ligatures w14:val="none"/>
          </w:rPr>
          <w:delText xml:space="preserve">clocked </w:delText>
        </w:r>
      </w:del>
      <w:proofErr w:type="spellStart"/>
      <w:ins w:id="77" w:author="Brage Johansen" w:date="2026-03-29T10:41:00Z" w16du:dateUtc="2026-03-29T08:41:00Z">
        <w:r w:rsidR="00C57084">
          <w:rPr>
            <w:rFonts w:ascii="Times New Roman" w:eastAsia="Times New Roman" w:hAnsi="Times New Roman" w:cs="Times New Roman"/>
            <w:color w:val="000000" w:themeColor="text1"/>
            <w:kern w:val="0"/>
            <w:lang w:eastAsia="nb-NO"/>
            <w14:ligatures w14:val="none"/>
          </w:rPr>
          <w:t>measured</w:t>
        </w:r>
        <w:proofErr w:type="spellEnd"/>
        <w:r w:rsidR="00C57084" w:rsidRPr="00A77D5E">
          <w:rPr>
            <w:rFonts w:ascii="Times New Roman" w:eastAsia="Times New Roman" w:hAnsi="Times New Roman" w:cs="Times New Roman"/>
            <w:color w:val="000000" w:themeColor="text1"/>
            <w:kern w:val="0"/>
            <w:lang w:eastAsia="nb-NO"/>
            <w14:ligatures w14:val="none"/>
          </w:rPr>
          <w:t xml:space="preserve"> </w:t>
        </w:r>
      </w:ins>
      <w:r w:rsidRPr="00A77D5E">
        <w:rPr>
          <w:rFonts w:ascii="Times New Roman" w:eastAsia="Times New Roman" w:hAnsi="Times New Roman" w:cs="Times New Roman"/>
          <w:color w:val="000000" w:themeColor="text1"/>
          <w:kern w:val="0"/>
          <w:lang w:eastAsia="nb-NO"/>
          <w14:ligatures w14:val="none"/>
        </w:rPr>
        <w:t xml:space="preserve">5000 </w:t>
      </w:r>
      <w:proofErr w:type="spellStart"/>
      <w:r w:rsidRPr="00A77D5E">
        <w:rPr>
          <w:rFonts w:ascii="Times New Roman" w:eastAsia="Times New Roman" w:hAnsi="Times New Roman" w:cs="Times New Roman"/>
          <w:color w:val="000000" w:themeColor="text1"/>
          <w:kern w:val="0"/>
          <w:lang w:eastAsia="nb-NO"/>
          <w14:ligatures w14:val="none"/>
        </w:rPr>
        <w:t>n</w:t>
      </w:r>
      <w:ins w:id="78" w:author="Brage Johansen" w:date="2026-03-29T10:41:00Z" w16du:dateUtc="2026-03-29T08:41:00Z">
        <w:r w:rsidR="00C57084">
          <w:rPr>
            <w:rFonts w:ascii="Times New Roman" w:eastAsia="Times New Roman" w:hAnsi="Times New Roman" w:cs="Times New Roman"/>
            <w:color w:val="000000" w:themeColor="text1"/>
            <w:kern w:val="0"/>
            <w:lang w:eastAsia="nb-NO"/>
            <w14:ligatures w14:val="none"/>
          </w:rPr>
          <w:t>ano</w:t>
        </w:r>
      </w:ins>
      <w:r w:rsidRPr="00A77D5E">
        <w:rPr>
          <w:rFonts w:ascii="Times New Roman" w:eastAsia="Times New Roman" w:hAnsi="Times New Roman" w:cs="Times New Roman"/>
          <w:color w:val="000000" w:themeColor="text1"/>
          <w:kern w:val="0"/>
          <w:lang w:eastAsia="nb-NO"/>
          <w14:ligatures w14:val="none"/>
        </w:rPr>
        <w:t>T</w:t>
      </w:r>
      <w:ins w:id="79" w:author="Brage Johansen" w:date="2026-03-29T10:41:00Z" w16du:dateUtc="2026-03-29T08:41:00Z">
        <w:r w:rsidR="00C57084">
          <w:rPr>
            <w:rFonts w:ascii="Times New Roman" w:eastAsia="Times New Roman" w:hAnsi="Times New Roman" w:cs="Times New Roman"/>
            <w:color w:val="000000" w:themeColor="text1"/>
            <w:kern w:val="0"/>
            <w:lang w:eastAsia="nb-NO"/>
            <w14:ligatures w14:val="none"/>
          </w:rPr>
          <w:t>esla</w:t>
        </w:r>
      </w:ins>
      <w:proofErr w:type="spellEnd"/>
      <w:r w:rsidRPr="00A77D5E">
        <w:rPr>
          <w:rFonts w:ascii="Times New Roman" w:eastAsia="Times New Roman" w:hAnsi="Times New Roman" w:cs="Times New Roman"/>
          <w:color w:val="000000" w:themeColor="text1"/>
          <w:kern w:val="0"/>
          <w:lang w:eastAsia="nb-NO"/>
          <w14:ligatures w14:val="none"/>
        </w:rPr>
        <w:t>/min—</w:t>
      </w:r>
      <w:proofErr w:type="spellStart"/>
      <w:r w:rsidRPr="00A77D5E">
        <w:rPr>
          <w:rFonts w:ascii="Times New Roman" w:eastAsia="Times New Roman" w:hAnsi="Times New Roman" w:cs="Times New Roman"/>
          <w:color w:val="000000" w:themeColor="text1"/>
          <w:kern w:val="0"/>
          <w:lang w:eastAsia="nb-NO"/>
          <w14:ligatures w14:val="none"/>
        </w:rPr>
        <w:t>five</w:t>
      </w:r>
      <w:proofErr w:type="spellEnd"/>
      <w:r w:rsidRPr="00A77D5E">
        <w:rPr>
          <w:rFonts w:ascii="Times New Roman" w:eastAsia="Times New Roman" w:hAnsi="Times New Roman" w:cs="Times New Roman"/>
          <w:color w:val="000000" w:themeColor="text1"/>
          <w:kern w:val="0"/>
          <w:lang w:eastAsia="nb-NO"/>
          <w14:ligatures w14:val="none"/>
        </w:rPr>
        <w:t xml:space="preserve"> times </w:t>
      </w:r>
      <w:ins w:id="80" w:author="Brage Johansen" w:date="2026-03-29T10:45:00Z" w16du:dateUtc="2026-03-29T08:45:00Z">
        <w:r w:rsidR="00AD2055">
          <w:rPr>
            <w:rFonts w:ascii="Times New Roman" w:eastAsia="Times New Roman" w:hAnsi="Times New Roman" w:cs="Times New Roman"/>
            <w:color w:val="000000" w:themeColor="text1"/>
            <w:kern w:val="0"/>
            <w:lang w:eastAsia="nb-NO"/>
            <w14:ligatures w14:val="none"/>
          </w:rPr>
          <w:t xml:space="preserve">more </w:t>
        </w:r>
        <w:proofErr w:type="spellStart"/>
        <w:r w:rsidR="00AD2055">
          <w:rPr>
            <w:rFonts w:ascii="Times New Roman" w:eastAsia="Times New Roman" w:hAnsi="Times New Roman" w:cs="Times New Roman"/>
            <w:color w:val="000000" w:themeColor="text1"/>
            <w:kern w:val="0"/>
            <w:lang w:eastAsia="nb-NO"/>
            <w14:ligatures w14:val="none"/>
          </w:rPr>
          <w:t>than</w:t>
        </w:r>
        <w:proofErr w:type="spellEnd"/>
        <w:r w:rsidR="00AD2055">
          <w:rPr>
            <w:rFonts w:ascii="Times New Roman" w:eastAsia="Times New Roman" w:hAnsi="Times New Roman" w:cs="Times New Roman"/>
            <w:color w:val="000000" w:themeColor="text1"/>
            <w:kern w:val="0"/>
            <w:lang w:eastAsia="nb-NO"/>
            <w14:ligatures w14:val="none"/>
          </w:rPr>
          <w:t xml:space="preserve"> </w:t>
        </w:r>
      </w:ins>
      <w:proofErr w:type="spellStart"/>
      <w:r w:rsidRPr="00A77D5E">
        <w:rPr>
          <w:rFonts w:ascii="Times New Roman" w:eastAsia="Times New Roman" w:hAnsi="Times New Roman" w:cs="Times New Roman"/>
          <w:color w:val="000000" w:themeColor="text1"/>
          <w:kern w:val="0"/>
          <w:lang w:eastAsia="nb-NO"/>
          <w14:ligatures w14:val="none"/>
        </w:rPr>
        <w:t>the</w:t>
      </w:r>
      <w:proofErr w:type="spellEnd"/>
      <w:r w:rsidRPr="00A77D5E">
        <w:rPr>
          <w:rFonts w:ascii="Times New Roman" w:eastAsia="Times New Roman" w:hAnsi="Times New Roman" w:cs="Times New Roman"/>
          <w:color w:val="000000" w:themeColor="text1"/>
          <w:kern w:val="0"/>
          <w:lang w:eastAsia="nb-NO"/>
          <w14:ligatures w14:val="none"/>
        </w:rPr>
        <w:t xml:space="preserve"> </w:t>
      </w:r>
      <w:ins w:id="81" w:author="Brage Johansen" w:date="2026-03-29T10:41:00Z" w16du:dateUtc="2026-03-29T08:41:00Z">
        <w:r w:rsidR="00C57084">
          <w:rPr>
            <w:rFonts w:ascii="Times New Roman" w:eastAsia="Times New Roman" w:hAnsi="Times New Roman" w:cs="Times New Roman"/>
            <w:color w:val="000000" w:themeColor="text1"/>
            <w:kern w:val="0"/>
            <w:lang w:eastAsia="nb-NO"/>
            <w14:ligatures w14:val="none"/>
          </w:rPr>
          <w:t xml:space="preserve">later </w:t>
        </w:r>
      </w:ins>
      <w:r w:rsidRPr="00A77D5E">
        <w:rPr>
          <w:rFonts w:ascii="Times New Roman" w:eastAsia="Times New Roman" w:hAnsi="Times New Roman" w:cs="Times New Roman"/>
          <w:color w:val="000000" w:themeColor="text1"/>
          <w:kern w:val="0"/>
          <w:lang w:eastAsia="nb-NO"/>
          <w14:ligatures w14:val="none"/>
        </w:rPr>
        <w:t xml:space="preserve">1989 Quebec storm. </w:t>
      </w:r>
      <w:proofErr w:type="spellStart"/>
      <w:r w:rsidRPr="00A77D5E">
        <w:rPr>
          <w:rFonts w:ascii="Times New Roman" w:eastAsia="Times New Roman" w:hAnsi="Times New Roman" w:cs="Times New Roman"/>
          <w:color w:val="000000" w:themeColor="text1"/>
          <w:kern w:val="0"/>
          <w:lang w:eastAsia="nb-NO"/>
          <w14:ligatures w14:val="none"/>
        </w:rPr>
        <w:t>Carrington</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tied</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ins w:id="82" w:author="Brage Johansen" w:date="2026-03-29T10:41:00Z" w16du:dateUtc="2026-03-29T08:41:00Z">
        <w:r w:rsidR="00C57084">
          <w:rPr>
            <w:rFonts w:ascii="Times New Roman" w:eastAsia="Times New Roman" w:hAnsi="Times New Roman" w:cs="Times New Roman"/>
            <w:color w:val="000000" w:themeColor="text1"/>
            <w:kern w:val="0"/>
            <w:lang w:eastAsia="nb-NO"/>
            <w14:ligatures w14:val="none"/>
          </w:rPr>
          <w:t>the</w:t>
        </w:r>
        <w:proofErr w:type="spellEnd"/>
        <w:r w:rsidR="00C57084">
          <w:rPr>
            <w:rFonts w:ascii="Times New Roman" w:eastAsia="Times New Roman" w:hAnsi="Times New Roman" w:cs="Times New Roman"/>
            <w:color w:val="000000" w:themeColor="text1"/>
            <w:kern w:val="0"/>
            <w:lang w:eastAsia="nb-NO"/>
            <w14:ligatures w14:val="none"/>
          </w:rPr>
          <w:t xml:space="preserve"> solar </w:t>
        </w:r>
      </w:ins>
      <w:r w:rsidRPr="00A77D5E">
        <w:rPr>
          <w:rFonts w:ascii="Times New Roman" w:eastAsia="Times New Roman" w:hAnsi="Times New Roman" w:cs="Times New Roman"/>
          <w:color w:val="000000" w:themeColor="text1"/>
          <w:kern w:val="0"/>
          <w:lang w:eastAsia="nb-NO"/>
          <w14:ligatures w14:val="none"/>
        </w:rPr>
        <w:t xml:space="preserve">flare </w:t>
      </w:r>
      <w:proofErr w:type="gramStart"/>
      <w:r w:rsidRPr="00A77D5E">
        <w:rPr>
          <w:rFonts w:ascii="Times New Roman" w:eastAsia="Times New Roman" w:hAnsi="Times New Roman" w:cs="Times New Roman"/>
          <w:color w:val="000000" w:themeColor="text1"/>
          <w:kern w:val="0"/>
          <w:lang w:eastAsia="nb-NO"/>
          <w14:ligatures w14:val="none"/>
        </w:rPr>
        <w:t>to aurora</w:t>
      </w:r>
      <w:proofErr w:type="gramEnd"/>
      <w:del w:id="83" w:author="Brage Johansen" w:date="2026-03-29T10:41:00Z" w16du:dateUtc="2026-03-29T08:41:00Z">
        <w:r w:rsidRPr="00A77D5E" w:rsidDel="00C57084">
          <w:rPr>
            <w:rFonts w:ascii="Times New Roman" w:eastAsia="Times New Roman" w:hAnsi="Times New Roman" w:cs="Times New Roman"/>
            <w:color w:val="000000" w:themeColor="text1"/>
            <w:kern w:val="0"/>
            <w:lang w:eastAsia="nb-NO"/>
            <w14:ligatures w14:val="none"/>
          </w:rPr>
          <w:delText xml:space="preserve"> in Philosophical Transactions</w:delText>
        </w:r>
      </w:del>
      <w:r w:rsidRPr="00A77D5E">
        <w:rPr>
          <w:rFonts w:ascii="Times New Roman" w:eastAsia="Times New Roman" w:hAnsi="Times New Roman" w:cs="Times New Roman"/>
          <w:color w:val="000000" w:themeColor="text1"/>
          <w:kern w:val="0"/>
          <w:lang w:eastAsia="nb-NO"/>
          <w14:ligatures w14:val="none"/>
        </w:rPr>
        <w:t xml:space="preserve">. </w:t>
      </w:r>
      <w:ins w:id="84" w:author="Brage Johansen" w:date="2026-03-29T10:45:00Z" w16du:dateUtc="2026-03-29T08:45:00Z">
        <w:r w:rsidR="00AD2055">
          <w:rPr>
            <w:rFonts w:ascii="Times New Roman" w:eastAsia="Times New Roman" w:hAnsi="Times New Roman" w:cs="Times New Roman"/>
            <w:color w:val="000000" w:themeColor="text1"/>
            <w:kern w:val="0"/>
            <w:lang w:eastAsia="nb-NO"/>
            <w14:ligatures w14:val="none"/>
          </w:rPr>
          <w:t xml:space="preserve">He </w:t>
        </w:r>
        <w:proofErr w:type="spellStart"/>
        <w:r w:rsidR="00AD2055">
          <w:rPr>
            <w:rFonts w:ascii="Times New Roman" w:eastAsia="Times New Roman" w:hAnsi="Times New Roman" w:cs="Times New Roman"/>
            <w:color w:val="000000" w:themeColor="text1"/>
            <w:kern w:val="0"/>
            <w:lang w:eastAsia="nb-NO"/>
            <w14:ligatures w14:val="none"/>
          </w:rPr>
          <w:t>measured</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that</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the</w:t>
        </w:r>
        <w:proofErr w:type="spellEnd"/>
        <w:r w:rsidR="00AD2055">
          <w:rPr>
            <w:rFonts w:ascii="Times New Roman" w:eastAsia="Times New Roman" w:hAnsi="Times New Roman" w:cs="Times New Roman"/>
            <w:color w:val="000000" w:themeColor="text1"/>
            <w:kern w:val="0"/>
            <w:lang w:eastAsia="nb-NO"/>
            <w14:ligatures w14:val="none"/>
          </w:rPr>
          <w:t xml:space="preserve"> p</w:t>
        </w:r>
      </w:ins>
      <w:del w:id="85" w:author="Brage Johansen" w:date="2026-03-29T10:45:00Z" w16du:dateUtc="2026-03-29T08:45:00Z">
        <w:r w:rsidRPr="00A77D5E" w:rsidDel="00AD2055">
          <w:rPr>
            <w:rFonts w:ascii="Times New Roman" w:eastAsia="Times New Roman" w:hAnsi="Times New Roman" w:cs="Times New Roman"/>
            <w:color w:val="000000" w:themeColor="text1"/>
            <w:kern w:val="0"/>
            <w:lang w:eastAsia="nb-NO"/>
            <w14:ligatures w14:val="none"/>
          </w:rPr>
          <w:delText>P</w:delText>
        </w:r>
      </w:del>
      <w:r w:rsidRPr="00A77D5E">
        <w:rPr>
          <w:rFonts w:ascii="Times New Roman" w:eastAsia="Times New Roman" w:hAnsi="Times New Roman" w:cs="Times New Roman"/>
          <w:color w:val="000000" w:themeColor="text1"/>
          <w:kern w:val="0"/>
          <w:lang w:eastAsia="nb-NO"/>
          <w14:ligatures w14:val="none"/>
        </w:rPr>
        <w:t xml:space="preserve">lasma </w:t>
      </w:r>
      <w:proofErr w:type="spellStart"/>
      <w:r w:rsidRPr="00A77D5E">
        <w:rPr>
          <w:rFonts w:ascii="Times New Roman" w:eastAsia="Times New Roman" w:hAnsi="Times New Roman" w:cs="Times New Roman"/>
          <w:color w:val="000000" w:themeColor="text1"/>
          <w:kern w:val="0"/>
          <w:lang w:eastAsia="nb-NO"/>
          <w14:ligatures w14:val="none"/>
        </w:rPr>
        <w:t>hurtled</w:t>
      </w:r>
      <w:proofErr w:type="spellEnd"/>
      <w:r w:rsidRPr="00A77D5E">
        <w:rPr>
          <w:rFonts w:ascii="Times New Roman" w:eastAsia="Times New Roman" w:hAnsi="Times New Roman" w:cs="Times New Roman"/>
          <w:color w:val="000000" w:themeColor="text1"/>
          <w:kern w:val="0"/>
          <w:lang w:eastAsia="nb-NO"/>
          <w14:ligatures w14:val="none"/>
        </w:rPr>
        <w:t xml:space="preserve"> at 2000 km/s. </w:t>
      </w:r>
      <w:ins w:id="86" w:author="Brage Johansen" w:date="2026-03-29T10:45:00Z" w16du:dateUtc="2026-03-29T08:45:00Z">
        <w:r w:rsidR="00AD2055">
          <w:rPr>
            <w:rFonts w:ascii="Times New Roman" w:eastAsia="Times New Roman" w:hAnsi="Times New Roman" w:cs="Times New Roman"/>
            <w:color w:val="000000" w:themeColor="text1"/>
            <w:kern w:val="0"/>
            <w:lang w:eastAsia="nb-NO"/>
            <w14:ligatures w14:val="none"/>
          </w:rPr>
          <w:t>In 18</w:t>
        </w:r>
      </w:ins>
      <w:ins w:id="87" w:author="Brage Johansen" w:date="2026-03-29T10:46:00Z" w16du:dateUtc="2026-03-29T08:46:00Z">
        <w:r w:rsidR="00AD2055">
          <w:rPr>
            <w:rFonts w:ascii="Times New Roman" w:eastAsia="Times New Roman" w:hAnsi="Times New Roman" w:cs="Times New Roman"/>
            <w:color w:val="000000" w:themeColor="text1"/>
            <w:kern w:val="0"/>
            <w:lang w:eastAsia="nb-NO"/>
            <w14:ligatures w14:val="none"/>
          </w:rPr>
          <w:t xml:space="preserve">59 </w:t>
        </w:r>
        <w:proofErr w:type="spellStart"/>
        <w:r w:rsidR="00AD2055">
          <w:rPr>
            <w:rFonts w:ascii="Times New Roman" w:eastAsia="Times New Roman" w:hAnsi="Times New Roman" w:cs="Times New Roman"/>
            <w:color w:val="000000" w:themeColor="text1"/>
            <w:kern w:val="0"/>
            <w:lang w:eastAsia="nb-NO"/>
            <w14:ligatures w14:val="none"/>
          </w:rPr>
          <w:t>there</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were</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almost</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no</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electrical</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equipment</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installed</w:t>
        </w:r>
        <w:proofErr w:type="spellEnd"/>
        <w:r w:rsidR="00AD2055">
          <w:rPr>
            <w:rFonts w:ascii="Times New Roman" w:eastAsia="Times New Roman" w:hAnsi="Times New Roman" w:cs="Times New Roman"/>
            <w:color w:val="000000" w:themeColor="text1"/>
            <w:kern w:val="0"/>
            <w:lang w:eastAsia="nb-NO"/>
            <w14:ligatures w14:val="none"/>
          </w:rPr>
          <w:t xml:space="preserve"> on Earth, </w:t>
        </w:r>
        <w:proofErr w:type="spellStart"/>
        <w:r w:rsidR="00AD2055">
          <w:rPr>
            <w:rFonts w:ascii="Times New Roman" w:eastAsia="Times New Roman" w:hAnsi="Times New Roman" w:cs="Times New Roman"/>
            <w:color w:val="000000" w:themeColor="text1"/>
            <w:kern w:val="0"/>
            <w:lang w:eastAsia="nb-NO"/>
            <w14:ligatures w14:val="none"/>
          </w:rPr>
          <w:t>there</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were</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no</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sattellites</w:t>
        </w:r>
        <w:proofErr w:type="spellEnd"/>
        <w:r w:rsidR="00AD2055">
          <w:rPr>
            <w:rFonts w:ascii="Times New Roman" w:eastAsia="Times New Roman" w:hAnsi="Times New Roman" w:cs="Times New Roman"/>
            <w:color w:val="000000" w:themeColor="text1"/>
            <w:kern w:val="0"/>
            <w:lang w:eastAsia="nb-NO"/>
            <w14:ligatures w14:val="none"/>
          </w:rPr>
          <w:t xml:space="preserve">, and </w:t>
        </w:r>
        <w:proofErr w:type="spellStart"/>
        <w:r w:rsidR="00AD2055">
          <w:rPr>
            <w:rFonts w:ascii="Times New Roman" w:eastAsia="Times New Roman" w:hAnsi="Times New Roman" w:cs="Times New Roman"/>
            <w:color w:val="000000" w:themeColor="text1"/>
            <w:kern w:val="0"/>
            <w:lang w:eastAsia="nb-NO"/>
            <w14:ligatures w14:val="none"/>
          </w:rPr>
          <w:t>no</w:t>
        </w:r>
        <w:proofErr w:type="spellEnd"/>
        <w:r w:rsidR="00AD2055">
          <w:rPr>
            <w:rFonts w:ascii="Times New Roman" w:eastAsia="Times New Roman" w:hAnsi="Times New Roman" w:cs="Times New Roman"/>
            <w:color w:val="000000" w:themeColor="text1"/>
            <w:kern w:val="0"/>
            <w:lang w:eastAsia="nb-NO"/>
            <w14:ligatures w14:val="none"/>
          </w:rPr>
          <w:t xml:space="preserve"> digital services to be </w:t>
        </w:r>
        <w:proofErr w:type="spellStart"/>
        <w:r w:rsidR="00AD2055">
          <w:rPr>
            <w:rFonts w:ascii="Times New Roman" w:eastAsia="Times New Roman" w:hAnsi="Times New Roman" w:cs="Times New Roman"/>
            <w:color w:val="000000" w:themeColor="text1"/>
            <w:kern w:val="0"/>
            <w:lang w:eastAsia="nb-NO"/>
            <w14:ligatures w14:val="none"/>
          </w:rPr>
          <w:t>harmed</w:t>
        </w:r>
        <w:proofErr w:type="spellEnd"/>
        <w:r w:rsidR="00AD2055">
          <w:rPr>
            <w:rFonts w:ascii="Times New Roman" w:eastAsia="Times New Roman" w:hAnsi="Times New Roman" w:cs="Times New Roman"/>
            <w:color w:val="000000" w:themeColor="text1"/>
            <w:kern w:val="0"/>
            <w:lang w:eastAsia="nb-NO"/>
            <w14:ligatures w14:val="none"/>
          </w:rPr>
          <w:t xml:space="preserve">. </w:t>
        </w:r>
      </w:ins>
      <w:del w:id="88" w:author="Brage Johansen" w:date="2026-03-29T10:45:00Z" w16du:dateUtc="2026-03-29T08:45:00Z">
        <w:r w:rsidRPr="00A77D5E" w:rsidDel="00AD2055">
          <w:rPr>
            <w:rFonts w:ascii="Times New Roman" w:eastAsia="Times New Roman" w:hAnsi="Times New Roman" w:cs="Times New Roman"/>
            <w:color w:val="000000" w:themeColor="text1"/>
            <w:kern w:val="0"/>
            <w:lang w:eastAsia="nb-NO"/>
            <w14:ligatures w14:val="none"/>
          </w:rPr>
          <w:delText xml:space="preserve">Telegraphs ran on auroral currents alone. Messages flew 1000 km powerless. A second pulse matched the first. </w:delText>
        </w:r>
      </w:del>
      <w:del w:id="89" w:author="Brage Johansen" w:date="2026-03-29T10:42:00Z" w16du:dateUtc="2026-03-29T08:42:00Z">
        <w:r w:rsidRPr="00A77D5E" w:rsidDel="00AD2055">
          <w:rPr>
            <w:rFonts w:ascii="Times New Roman" w:eastAsia="Times New Roman" w:hAnsi="Times New Roman" w:cs="Times New Roman"/>
            <w:color w:val="000000" w:themeColor="text1"/>
            <w:kern w:val="0"/>
            <w:lang w:eastAsia="nb-NO"/>
            <w14:ligatures w14:val="none"/>
          </w:rPr>
          <w:delText xml:space="preserve">No deaths. </w:delText>
        </w:r>
      </w:del>
      <w:del w:id="90" w:author="Brage Johansen" w:date="2026-03-29T10:45:00Z" w16du:dateUtc="2026-03-29T08:45:00Z">
        <w:r w:rsidRPr="00A77D5E" w:rsidDel="00AD2055">
          <w:rPr>
            <w:rFonts w:ascii="Times New Roman" w:eastAsia="Times New Roman" w:hAnsi="Times New Roman" w:cs="Times New Roman"/>
            <w:color w:val="000000" w:themeColor="text1"/>
            <w:kern w:val="0"/>
            <w:lang w:eastAsia="nb-NO"/>
            <w14:ligatures w14:val="none"/>
          </w:rPr>
          <w:delText>Space weather scarred Earth.</w:delText>
        </w:r>
      </w:del>
    </w:p>
    <w:p w14:paraId="56254BA0" w14:textId="5618A53A" w:rsidR="00AD2055" w:rsidRPr="00A77D5E" w:rsidRDefault="00AD2055" w:rsidP="00A77D5E">
      <w:pPr>
        <w:spacing w:before="100" w:beforeAutospacing="1" w:after="100" w:afterAutospacing="1"/>
        <w:rPr>
          <w:rFonts w:ascii="Times New Roman" w:eastAsia="Times New Roman" w:hAnsi="Times New Roman" w:cs="Times New Roman"/>
          <w:color w:val="000000" w:themeColor="text1"/>
          <w:kern w:val="0"/>
          <w:lang w:eastAsia="nb-NO"/>
          <w14:ligatures w14:val="none"/>
        </w:rPr>
      </w:pPr>
      <w:ins w:id="91" w:author="Brage Johansen" w:date="2026-03-29T10:46:00Z" w16du:dateUtc="2026-03-29T08:46:00Z">
        <w:r>
          <w:rPr>
            <w:rFonts w:ascii="Times New Roman" w:eastAsia="Times New Roman" w:hAnsi="Times New Roman" w:cs="Times New Roman"/>
            <w:color w:val="000000" w:themeColor="text1"/>
            <w:kern w:val="0"/>
            <w:lang w:eastAsia="nb-NO"/>
            <w14:ligatures w14:val="none"/>
          </w:rPr>
          <w:t xml:space="preserve">A </w:t>
        </w:r>
        <w:proofErr w:type="spellStart"/>
        <w:r>
          <w:rPr>
            <w:rFonts w:ascii="Times New Roman" w:eastAsia="Times New Roman" w:hAnsi="Times New Roman" w:cs="Times New Roman"/>
            <w:color w:val="000000" w:themeColor="text1"/>
            <w:kern w:val="0"/>
            <w:lang w:eastAsia="nb-NO"/>
            <w14:ligatures w14:val="none"/>
          </w:rPr>
          <w:t>Carrington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level</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ejection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happens</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quite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often</w:t>
        </w:r>
        <w:proofErr w:type="spellEnd"/>
        <w:r>
          <w:rPr>
            <w:rFonts w:ascii="Times New Roman" w:eastAsia="Times New Roman" w:hAnsi="Times New Roman" w:cs="Times New Roman"/>
            <w:color w:val="000000" w:themeColor="text1"/>
            <w:kern w:val="0"/>
            <w:lang w:eastAsia="nb-NO"/>
            <w14:ligatures w14:val="none"/>
          </w:rPr>
          <w:t xml:space="preserve"> on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Sun, </w:t>
        </w:r>
      </w:ins>
      <w:proofErr w:type="spellStart"/>
      <w:ins w:id="92" w:author="Brage Johansen" w:date="2026-03-29T10:47:00Z" w16du:dateUtc="2026-03-29T08:47:00Z">
        <w:r>
          <w:rPr>
            <w:rFonts w:ascii="Times New Roman" w:eastAsia="Times New Roman" w:hAnsi="Times New Roman" w:cs="Times New Roman"/>
            <w:color w:val="000000" w:themeColor="text1"/>
            <w:kern w:val="0"/>
            <w:lang w:eastAsia="nb-NO"/>
            <w14:ligatures w14:val="none"/>
          </w:rPr>
          <w:t>but</w:t>
        </w:r>
        <w:proofErr w:type="spellEnd"/>
        <w:r>
          <w:rPr>
            <w:rFonts w:ascii="Times New Roman" w:eastAsia="Times New Roman" w:hAnsi="Times New Roman" w:cs="Times New Roman"/>
            <w:color w:val="000000" w:themeColor="text1"/>
            <w:kern w:val="0"/>
            <w:lang w:eastAsia="nb-NO"/>
            <w14:ligatures w14:val="none"/>
          </w:rPr>
          <w:t xml:space="preserve"> it </w:t>
        </w:r>
        <w:proofErr w:type="spellStart"/>
        <w:r>
          <w:rPr>
            <w:rFonts w:ascii="Times New Roman" w:eastAsia="Times New Roman" w:hAnsi="Times New Roman" w:cs="Times New Roman"/>
            <w:color w:val="000000" w:themeColor="text1"/>
            <w:kern w:val="0"/>
            <w:lang w:eastAsia="nb-NO"/>
            <w14:ligatures w14:val="none"/>
          </w:rPr>
          <w:t>also</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needs</w:t>
        </w:r>
        <w:proofErr w:type="spellEnd"/>
        <w:r>
          <w:rPr>
            <w:rFonts w:ascii="Times New Roman" w:eastAsia="Times New Roman" w:hAnsi="Times New Roman" w:cs="Times New Roman"/>
            <w:color w:val="000000" w:themeColor="text1"/>
            <w:kern w:val="0"/>
            <w:lang w:eastAsia="nb-NO"/>
            <w14:ligatures w14:val="none"/>
          </w:rPr>
          <w:t xml:space="preserve"> to hit Earth, and Earth is a </w:t>
        </w:r>
        <w:proofErr w:type="spellStart"/>
        <w:r>
          <w:rPr>
            <w:rFonts w:ascii="Times New Roman" w:eastAsia="Times New Roman" w:hAnsi="Times New Roman" w:cs="Times New Roman"/>
            <w:color w:val="000000" w:themeColor="text1"/>
            <w:kern w:val="0"/>
            <w:lang w:eastAsia="nb-NO"/>
            <w14:ligatures w14:val="none"/>
          </w:rPr>
          <w:t>small</w:t>
        </w:r>
        <w:proofErr w:type="spellEnd"/>
        <w:r>
          <w:rPr>
            <w:rFonts w:ascii="Times New Roman" w:eastAsia="Times New Roman" w:hAnsi="Times New Roman" w:cs="Times New Roman"/>
            <w:color w:val="000000" w:themeColor="text1"/>
            <w:kern w:val="0"/>
            <w:lang w:eastAsia="nb-NO"/>
            <w14:ligatures w14:val="none"/>
          </w:rPr>
          <w:t xml:space="preserve"> target, </w:t>
        </w:r>
        <w:proofErr w:type="spellStart"/>
        <w:r>
          <w:rPr>
            <w:rFonts w:ascii="Times New Roman" w:eastAsia="Times New Roman" w:hAnsi="Times New Roman" w:cs="Times New Roman"/>
            <w:color w:val="000000" w:themeColor="text1"/>
            <w:kern w:val="0"/>
            <w:lang w:eastAsia="nb-NO"/>
            <w14:ligatures w14:val="none"/>
          </w:rPr>
          <w:t>thats</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why</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there</w:t>
        </w:r>
        <w:proofErr w:type="spellEnd"/>
        <w:r>
          <w:rPr>
            <w:rFonts w:ascii="Times New Roman" w:eastAsia="Times New Roman" w:hAnsi="Times New Roman" w:cs="Times New Roman"/>
            <w:color w:val="000000" w:themeColor="text1"/>
            <w:kern w:val="0"/>
            <w:lang w:eastAsia="nb-NO"/>
            <w14:ligatures w14:val="none"/>
          </w:rPr>
          <w:t xml:space="preserve"> has </w:t>
        </w:r>
        <w:proofErr w:type="spellStart"/>
        <w:r>
          <w:rPr>
            <w:rFonts w:ascii="Times New Roman" w:eastAsia="Times New Roman" w:hAnsi="Times New Roman" w:cs="Times New Roman"/>
            <w:color w:val="000000" w:themeColor="text1"/>
            <w:kern w:val="0"/>
            <w:lang w:eastAsia="nb-NO"/>
            <w14:ligatures w14:val="none"/>
          </w:rPr>
          <w:t>been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few</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Carrington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events</w:t>
        </w:r>
        <w:proofErr w:type="spellEnd"/>
        <w:r>
          <w:rPr>
            <w:rFonts w:ascii="Times New Roman" w:eastAsia="Times New Roman" w:hAnsi="Times New Roman" w:cs="Times New Roman"/>
            <w:color w:val="000000" w:themeColor="text1"/>
            <w:kern w:val="0"/>
            <w:lang w:eastAsia="nb-NO"/>
            <w14:ligatures w14:val="none"/>
          </w:rPr>
          <w:t xml:space="preserve"> </w:t>
        </w:r>
      </w:ins>
      <w:proofErr w:type="spellStart"/>
      <w:ins w:id="93" w:author="Brage Johansen" w:date="2026-03-29T10:48:00Z" w16du:dateUtc="2026-03-29T08:48:00Z">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last </w:t>
        </w:r>
        <w:proofErr w:type="spellStart"/>
        <w:r>
          <w:rPr>
            <w:rFonts w:ascii="Times New Roman" w:eastAsia="Times New Roman" w:hAnsi="Times New Roman" w:cs="Times New Roman"/>
            <w:color w:val="000000" w:themeColor="text1"/>
            <w:kern w:val="0"/>
            <w:lang w:eastAsia="nb-NO"/>
            <w14:ligatures w14:val="none"/>
          </w:rPr>
          <w:t>hundred</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years</w:t>
        </w:r>
        <w:proofErr w:type="spellEnd"/>
        <w:r>
          <w:rPr>
            <w:rFonts w:ascii="Times New Roman" w:eastAsia="Times New Roman" w:hAnsi="Times New Roman" w:cs="Times New Roman"/>
            <w:color w:val="000000" w:themeColor="text1"/>
            <w:kern w:val="0"/>
            <w:lang w:eastAsia="nb-NO"/>
            <w14:ligatures w14:val="none"/>
          </w:rPr>
          <w:t xml:space="preserve">. </w:t>
        </w:r>
      </w:ins>
      <w:ins w:id="94" w:author="Brage Johansen" w:date="2026-03-29T10:47:00Z" w16du:dateUtc="2026-03-29T08:47:00Z">
        <w:r>
          <w:rPr>
            <w:rFonts w:ascii="Times New Roman" w:eastAsia="Times New Roman" w:hAnsi="Times New Roman" w:cs="Times New Roman"/>
            <w:color w:val="000000" w:themeColor="text1"/>
            <w:kern w:val="0"/>
            <w:lang w:eastAsia="nb-NO"/>
            <w14:ligatures w14:val="none"/>
          </w:rPr>
          <w:t xml:space="preserve"> </w:t>
        </w:r>
      </w:ins>
    </w:p>
    <w:p w14:paraId="5EC112D9" w14:textId="0245C464" w:rsidR="00A77D5E" w:rsidRPr="00A77D5E" w:rsidDel="00336D85" w:rsidRDefault="00A77D5E" w:rsidP="00A77D5E">
      <w:pPr>
        <w:spacing w:before="100" w:beforeAutospacing="1" w:after="100" w:afterAutospacing="1"/>
        <w:outlineLvl w:val="1"/>
        <w:rPr>
          <w:del w:id="95" w:author="Brage Johansen" w:date="2026-03-29T11:10:00Z" w16du:dateUtc="2026-03-29T09:10:00Z"/>
          <w:rFonts w:ascii="Times New Roman" w:eastAsia="Times New Roman" w:hAnsi="Times New Roman" w:cs="Times New Roman"/>
          <w:color w:val="E8ECF4"/>
          <w:kern w:val="0"/>
          <w:sz w:val="36"/>
          <w:szCs w:val="36"/>
          <w:lang w:eastAsia="nb-NO"/>
          <w14:ligatures w14:val="none"/>
        </w:rPr>
      </w:pPr>
      <w:del w:id="96" w:author="Brage Johansen" w:date="2026-03-29T11:10:00Z" w16du:dateUtc="2026-03-29T09:10:00Z">
        <w:r w:rsidRPr="00A77D5E" w:rsidDel="00336D85">
          <w:rPr>
            <w:rFonts w:ascii="Times New Roman" w:eastAsia="Times New Roman" w:hAnsi="Times New Roman" w:cs="Times New Roman"/>
            <w:color w:val="000000" w:themeColor="text1"/>
            <w:kern w:val="0"/>
            <w:sz w:val="36"/>
            <w:szCs w:val="36"/>
            <w:lang w:eastAsia="nb-NO"/>
            <w14:ligatures w14:val="none"/>
          </w:rPr>
          <w:lastRenderedPageBreak/>
          <w:delText>The</w:delText>
        </w:r>
        <w:r w:rsidRPr="00A77D5E" w:rsidDel="00336D85">
          <w:rPr>
            <w:rFonts w:ascii="Times New Roman" w:eastAsia="Times New Roman" w:hAnsi="Times New Roman" w:cs="Times New Roman"/>
            <w:color w:val="E8ECF4"/>
            <w:kern w:val="0"/>
            <w:sz w:val="36"/>
            <w:szCs w:val="36"/>
            <w:lang w:eastAsia="nb-NO"/>
            <w14:ligatures w14:val="none"/>
          </w:rPr>
          <w:delText xml:space="preserve"> </w:delText>
        </w:r>
        <w:r w:rsidRPr="00A77D5E" w:rsidDel="00336D85">
          <w:rPr>
            <w:rFonts w:ascii="Times New Roman" w:eastAsia="Times New Roman" w:hAnsi="Times New Roman" w:cs="Times New Roman"/>
            <w:color w:val="000000" w:themeColor="text1"/>
            <w:kern w:val="0"/>
            <w:sz w:val="36"/>
            <w:szCs w:val="36"/>
            <w:lang w:eastAsia="nb-NO"/>
            <w14:ligatures w14:val="none"/>
          </w:rPr>
          <w:delText>Numbers: Quantifying the Catastrophe</w:delText>
        </w:r>
      </w:del>
    </w:p>
    <w:p w14:paraId="2FFD08BE" w14:textId="79658F89" w:rsidR="00A77D5E" w:rsidRPr="00A77D5E" w:rsidRDefault="00A77D5E" w:rsidP="00A77D5E">
      <w:pPr>
        <w:rPr>
          <w:rFonts w:ascii="Times New Roman" w:eastAsia="Times New Roman" w:hAnsi="Times New Roman" w:cs="Times New Roman"/>
          <w:color w:val="000000" w:themeColor="text1"/>
          <w:kern w:val="0"/>
          <w:lang w:eastAsia="nb-NO"/>
          <w14:ligatures w14:val="none"/>
        </w:rPr>
      </w:pPr>
      <w:r w:rsidRPr="00A77D5E">
        <w:rPr>
          <w:rFonts w:ascii="Times New Roman" w:eastAsia="Times New Roman" w:hAnsi="Times New Roman" w:cs="Times New Roman"/>
          <w:color w:val="E8ECF4"/>
          <w:kern w:val="0"/>
          <w:lang w:eastAsia="nb-NO"/>
          <w14:ligatures w14:val="none"/>
        </w:rPr>
        <w:fldChar w:fldCharType="begin"/>
      </w:r>
      <w:r w:rsidRPr="00A77D5E">
        <w:rPr>
          <w:rFonts w:ascii="Times New Roman" w:eastAsia="Times New Roman" w:hAnsi="Times New Roman" w:cs="Times New Roman"/>
          <w:color w:val="E8ECF4"/>
          <w:kern w:val="0"/>
          <w:lang w:eastAsia="nb-NO"/>
          <w14:ligatures w14:val="none"/>
        </w:rPr>
        <w:instrText xml:space="preserve"> INCLUDEPICTURE "https://earthmoves-final.vercel.app/ephemeris/carrington-event-solar-storm-power-grid-destruction-inline-3-3.webp" \* MERGEFORMATINET </w:instrText>
      </w:r>
      <w:r w:rsidRPr="00A77D5E">
        <w:rPr>
          <w:rFonts w:ascii="Times New Roman" w:eastAsia="Times New Roman" w:hAnsi="Times New Roman" w:cs="Times New Roman"/>
          <w:color w:val="E8ECF4"/>
          <w:kern w:val="0"/>
          <w:lang w:eastAsia="nb-NO"/>
          <w14:ligatures w14:val="none"/>
        </w:rPr>
        <w:fldChar w:fldCharType="separate"/>
      </w:r>
      <w:r w:rsidRPr="00A77D5E">
        <w:rPr>
          <w:rFonts w:ascii="Times New Roman" w:eastAsia="Times New Roman" w:hAnsi="Times New Roman" w:cs="Times New Roman"/>
          <w:noProof/>
          <w:color w:val="E8ECF4"/>
          <w:kern w:val="0"/>
          <w:lang w:eastAsia="nb-NO"/>
          <w14:ligatures w14:val="none"/>
        </w:rPr>
        <w:drawing>
          <wp:inline distT="0" distB="0" distL="0" distR="0" wp14:anchorId="074D5FD8" wp14:editId="1D367B01">
            <wp:extent cx="5760720" cy="4032250"/>
            <wp:effectExtent l="0" t="0" r="5080" b="6350"/>
            <wp:docPr id="267619374" name="Bilde 2" descr="Satellites disrupted by radiation in a modern Carrington Event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tellites disrupted by radiation in a modern Carrington Event scenari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032250"/>
                    </a:xfrm>
                    <a:prstGeom prst="rect">
                      <a:avLst/>
                    </a:prstGeom>
                    <a:noFill/>
                    <a:ln>
                      <a:noFill/>
                    </a:ln>
                  </pic:spPr>
                </pic:pic>
              </a:graphicData>
            </a:graphic>
          </wp:inline>
        </w:drawing>
      </w:r>
      <w:r w:rsidRPr="00A77D5E">
        <w:rPr>
          <w:rFonts w:ascii="Times New Roman" w:eastAsia="Times New Roman" w:hAnsi="Times New Roman" w:cs="Times New Roman"/>
          <w:color w:val="E8ECF4"/>
          <w:kern w:val="0"/>
          <w:lang w:eastAsia="nb-NO"/>
          <w14:ligatures w14:val="none"/>
        </w:rPr>
        <w:fldChar w:fldCharType="end"/>
      </w:r>
      <w:proofErr w:type="spellStart"/>
      <w:r w:rsidRPr="00A77D5E">
        <w:rPr>
          <w:rFonts w:ascii="Times New Roman" w:eastAsia="Times New Roman" w:hAnsi="Times New Roman" w:cs="Times New Roman"/>
          <w:color w:val="000000" w:themeColor="text1"/>
          <w:kern w:val="0"/>
          <w:lang w:eastAsia="nb-NO"/>
          <w14:ligatures w14:val="none"/>
        </w:rPr>
        <w:t>Generated</w:t>
      </w:r>
      <w:proofErr w:type="spellEnd"/>
      <w:r w:rsidRPr="00A77D5E">
        <w:rPr>
          <w:rFonts w:ascii="Times New Roman" w:eastAsia="Times New Roman" w:hAnsi="Times New Roman" w:cs="Times New Roman"/>
          <w:color w:val="000000" w:themeColor="text1"/>
          <w:kern w:val="0"/>
          <w:lang w:eastAsia="nb-NO"/>
          <w14:ligatures w14:val="none"/>
        </w:rPr>
        <w:t xml:space="preserve"> by </w:t>
      </w:r>
      <w:del w:id="97" w:author="Brage Johansen" w:date="2026-03-29T11:10:00Z" w16du:dateUtc="2026-03-29T09:10:00Z">
        <w:r w:rsidRPr="00A77D5E" w:rsidDel="00336D85">
          <w:rPr>
            <w:rFonts w:ascii="Times New Roman" w:eastAsia="Times New Roman" w:hAnsi="Times New Roman" w:cs="Times New Roman"/>
            <w:color w:val="000000" w:themeColor="text1"/>
            <w:kern w:val="0"/>
            <w:lang w:eastAsia="nb-NO"/>
            <w14:ligatures w14:val="none"/>
          </w:rPr>
          <w:delText xml:space="preserve">Earth Moves </w:delText>
        </w:r>
      </w:del>
      <w:r w:rsidRPr="00A77D5E">
        <w:rPr>
          <w:rFonts w:ascii="Times New Roman" w:eastAsia="Times New Roman" w:hAnsi="Times New Roman" w:cs="Times New Roman"/>
          <w:color w:val="000000" w:themeColor="text1"/>
          <w:kern w:val="0"/>
          <w:lang w:eastAsia="nb-NO"/>
          <w14:ligatures w14:val="none"/>
        </w:rPr>
        <w:t>AI</w:t>
      </w:r>
    </w:p>
    <w:p w14:paraId="194528CF" w14:textId="714FEC2E" w:rsidR="00A77D5E" w:rsidRPr="00A77D5E" w:rsidDel="00336D85" w:rsidRDefault="00A77D5E" w:rsidP="00A77D5E">
      <w:pPr>
        <w:numPr>
          <w:ilvl w:val="0"/>
          <w:numId w:val="1"/>
        </w:numPr>
        <w:spacing w:before="100" w:beforeAutospacing="1" w:after="100" w:afterAutospacing="1"/>
        <w:rPr>
          <w:del w:id="98" w:author="Brage Johansen" w:date="2026-03-29T11:08:00Z" w16du:dateUtc="2026-03-29T09:08:00Z"/>
          <w:rFonts w:ascii="Times New Roman" w:eastAsia="Times New Roman" w:hAnsi="Times New Roman" w:cs="Times New Roman"/>
          <w:color w:val="000000" w:themeColor="text1"/>
          <w:kern w:val="0"/>
          <w:lang w:eastAsia="nb-NO"/>
          <w14:ligatures w14:val="none"/>
        </w:rPr>
      </w:pPr>
      <w:del w:id="99" w:author="Brage Johansen" w:date="2026-03-29T11:08:00Z" w16du:dateUtc="2026-03-29T09:08:00Z">
        <w:r w:rsidRPr="00A77D5E" w:rsidDel="00336D85">
          <w:rPr>
            <w:rFonts w:ascii="Times New Roman" w:eastAsia="Times New Roman" w:hAnsi="Times New Roman" w:cs="Times New Roman"/>
            <w:b/>
            <w:bCs/>
            <w:color w:val="000000" w:themeColor="text1"/>
            <w:kern w:val="0"/>
            <w:lang w:eastAsia="nb-NO"/>
            <w14:ligatures w14:val="none"/>
          </w:rPr>
          <w:delText>US Economic Cost</w:delText>
        </w:r>
        <w:r w:rsidRPr="00A77D5E" w:rsidDel="00336D85">
          <w:rPr>
            <w:rFonts w:ascii="Times New Roman" w:eastAsia="Times New Roman" w:hAnsi="Times New Roman" w:cs="Times New Roman"/>
            <w:color w:val="000000" w:themeColor="text1"/>
            <w:kern w:val="0"/>
            <w:lang w:eastAsia="nb-NO"/>
            <w14:ligatures w14:val="none"/>
          </w:rPr>
          <w:delText>: $2.6 trillion (first year) — Lloyd's 2013</w:delText>
        </w:r>
      </w:del>
    </w:p>
    <w:p w14:paraId="0D3B4121" w14:textId="466A0193" w:rsidR="00A77D5E" w:rsidRPr="00A77D5E" w:rsidDel="00336D85" w:rsidRDefault="00A77D5E" w:rsidP="00A77D5E">
      <w:pPr>
        <w:numPr>
          <w:ilvl w:val="0"/>
          <w:numId w:val="1"/>
        </w:numPr>
        <w:spacing w:before="100" w:beforeAutospacing="1" w:after="100" w:afterAutospacing="1"/>
        <w:rPr>
          <w:del w:id="100" w:author="Brage Johansen" w:date="2026-03-29T11:10:00Z" w16du:dateUtc="2026-03-29T09:10:00Z"/>
          <w:rFonts w:ascii="Times New Roman" w:eastAsia="Times New Roman" w:hAnsi="Times New Roman" w:cs="Times New Roman"/>
          <w:color w:val="000000" w:themeColor="text1"/>
          <w:kern w:val="0"/>
          <w:lang w:eastAsia="nb-NO"/>
          <w14:ligatures w14:val="none"/>
        </w:rPr>
      </w:pPr>
      <w:del w:id="101" w:author="Brage Johansen" w:date="2026-03-29T11:10:00Z" w16du:dateUtc="2026-03-29T09:10:00Z">
        <w:r w:rsidRPr="00A77D5E" w:rsidDel="00336D85">
          <w:rPr>
            <w:rFonts w:ascii="Times New Roman" w:eastAsia="Times New Roman" w:hAnsi="Times New Roman" w:cs="Times New Roman"/>
            <w:b/>
            <w:bCs/>
            <w:color w:val="000000" w:themeColor="text1"/>
            <w:kern w:val="0"/>
            <w:lang w:eastAsia="nb-NO"/>
            <w14:ligatures w14:val="none"/>
          </w:rPr>
          <w:delText>Transformer Failures</w:delText>
        </w:r>
        <w:r w:rsidRPr="00A77D5E" w:rsidDel="00336D85">
          <w:rPr>
            <w:rFonts w:ascii="Times New Roman" w:eastAsia="Times New Roman" w:hAnsi="Times New Roman" w:cs="Times New Roman"/>
            <w:color w:val="000000" w:themeColor="text1"/>
            <w:kern w:val="0"/>
            <w:lang w:eastAsia="nb-NO"/>
            <w14:ligatures w14:val="none"/>
          </w:rPr>
          <w:delText>: 300-365 high-voltage units — NERC 2012</w:delText>
        </w:r>
      </w:del>
    </w:p>
    <w:p w14:paraId="353E3DBF" w14:textId="394E5D92" w:rsidR="00A77D5E" w:rsidRPr="00A77D5E" w:rsidDel="00336D85" w:rsidRDefault="00A77D5E" w:rsidP="00A77D5E">
      <w:pPr>
        <w:numPr>
          <w:ilvl w:val="0"/>
          <w:numId w:val="1"/>
        </w:numPr>
        <w:spacing w:before="100" w:beforeAutospacing="1" w:after="100" w:afterAutospacing="1"/>
        <w:rPr>
          <w:del w:id="102" w:author="Brage Johansen" w:date="2026-03-29T11:10:00Z" w16du:dateUtc="2026-03-29T09:10:00Z"/>
          <w:rFonts w:ascii="Times New Roman" w:eastAsia="Times New Roman" w:hAnsi="Times New Roman" w:cs="Times New Roman"/>
          <w:color w:val="000000" w:themeColor="text1"/>
          <w:kern w:val="0"/>
          <w:lang w:eastAsia="nb-NO"/>
          <w14:ligatures w14:val="none"/>
        </w:rPr>
      </w:pPr>
      <w:del w:id="103" w:author="Brage Johansen" w:date="2026-03-29T11:09:00Z" w16du:dateUtc="2026-03-29T09:09:00Z">
        <w:r w:rsidRPr="00A77D5E" w:rsidDel="00336D85">
          <w:rPr>
            <w:rFonts w:ascii="Times New Roman" w:eastAsia="Times New Roman" w:hAnsi="Times New Roman" w:cs="Times New Roman"/>
            <w:b/>
            <w:bCs/>
            <w:color w:val="000000" w:themeColor="text1"/>
            <w:kern w:val="0"/>
            <w:lang w:eastAsia="nb-NO"/>
            <w14:ligatures w14:val="none"/>
          </w:rPr>
          <w:delText xml:space="preserve">Blackout </w:delText>
        </w:r>
      </w:del>
      <w:del w:id="104" w:author="Brage Johansen" w:date="2026-03-29T11:10:00Z" w16du:dateUtc="2026-03-29T09:10:00Z">
        <w:r w:rsidRPr="00A77D5E" w:rsidDel="00336D85">
          <w:rPr>
            <w:rFonts w:ascii="Times New Roman" w:eastAsia="Times New Roman" w:hAnsi="Times New Roman" w:cs="Times New Roman"/>
            <w:b/>
            <w:bCs/>
            <w:color w:val="000000" w:themeColor="text1"/>
            <w:kern w:val="0"/>
            <w:lang w:eastAsia="nb-NO"/>
            <w14:ligatures w14:val="none"/>
          </w:rPr>
          <w:delText>Duration</w:delText>
        </w:r>
        <w:r w:rsidRPr="00A77D5E" w:rsidDel="00336D85">
          <w:rPr>
            <w:rFonts w:ascii="Times New Roman" w:eastAsia="Times New Roman" w:hAnsi="Times New Roman" w:cs="Times New Roman"/>
            <w:color w:val="000000" w:themeColor="text1"/>
            <w:kern w:val="0"/>
            <w:lang w:eastAsia="nb-NO"/>
            <w14:ligatures w14:val="none"/>
          </w:rPr>
          <w:delText>: 4-10 years (</w:delText>
        </w:r>
      </w:del>
      <w:del w:id="105" w:author="Brage Johansen" w:date="2026-03-29T11:09:00Z" w16du:dateUtc="2026-03-29T09:09:00Z">
        <w:r w:rsidRPr="00A77D5E" w:rsidDel="00336D85">
          <w:rPr>
            <w:rFonts w:ascii="Times New Roman" w:eastAsia="Times New Roman" w:hAnsi="Times New Roman" w:cs="Times New Roman"/>
            <w:color w:val="000000" w:themeColor="text1"/>
            <w:kern w:val="0"/>
            <w:lang w:eastAsia="nb-NO"/>
            <w14:ligatures w14:val="none"/>
          </w:rPr>
          <w:delText>p</w:delText>
        </w:r>
      </w:del>
      <w:del w:id="106" w:author="Brage Johansen" w:date="2026-03-29T11:08:00Z" w16du:dateUtc="2026-03-29T09:08:00Z">
        <w:r w:rsidRPr="00A77D5E" w:rsidDel="00336D85">
          <w:rPr>
            <w:rFonts w:ascii="Times New Roman" w:eastAsia="Times New Roman" w:hAnsi="Times New Roman" w:cs="Times New Roman"/>
            <w:color w:val="000000" w:themeColor="text1"/>
            <w:kern w:val="0"/>
            <w:lang w:eastAsia="nb-NO"/>
            <w14:ligatures w14:val="none"/>
          </w:rPr>
          <w:delText>artial</w:delText>
        </w:r>
      </w:del>
      <w:del w:id="107" w:author="Brage Johansen" w:date="2026-03-29T11:10:00Z" w16du:dateUtc="2026-03-29T09:10:00Z">
        <w:r w:rsidRPr="00A77D5E" w:rsidDel="00336D85">
          <w:rPr>
            <w:rFonts w:ascii="Times New Roman" w:eastAsia="Times New Roman" w:hAnsi="Times New Roman" w:cs="Times New Roman"/>
            <w:color w:val="000000" w:themeColor="text1"/>
            <w:kern w:val="0"/>
            <w:lang w:eastAsia="nb-NO"/>
            <w14:ligatures w14:val="none"/>
          </w:rPr>
          <w:delText>) — Metatech 2008</w:delText>
        </w:r>
      </w:del>
    </w:p>
    <w:p w14:paraId="2FD3890D" w14:textId="46EFA1D2" w:rsidR="00A77D5E" w:rsidRPr="00A77D5E" w:rsidDel="00336D85" w:rsidRDefault="00A77D5E" w:rsidP="00A77D5E">
      <w:pPr>
        <w:numPr>
          <w:ilvl w:val="0"/>
          <w:numId w:val="1"/>
        </w:numPr>
        <w:spacing w:before="100" w:beforeAutospacing="1" w:after="100" w:afterAutospacing="1"/>
        <w:rPr>
          <w:del w:id="108" w:author="Brage Johansen" w:date="2026-03-29T11:10:00Z" w16du:dateUtc="2026-03-29T09:10:00Z"/>
          <w:rFonts w:ascii="Times New Roman" w:eastAsia="Times New Roman" w:hAnsi="Times New Roman" w:cs="Times New Roman"/>
          <w:color w:val="000000" w:themeColor="text1"/>
          <w:kern w:val="0"/>
          <w:lang w:eastAsia="nb-NO"/>
          <w14:ligatures w14:val="none"/>
        </w:rPr>
      </w:pPr>
      <w:del w:id="109" w:author="Brage Johansen" w:date="2026-03-29T11:10:00Z" w16du:dateUtc="2026-03-29T09:10:00Z">
        <w:r w:rsidRPr="00A77D5E" w:rsidDel="00336D85">
          <w:rPr>
            <w:rFonts w:ascii="Times New Roman" w:eastAsia="Times New Roman" w:hAnsi="Times New Roman" w:cs="Times New Roman"/>
            <w:b/>
            <w:bCs/>
            <w:color w:val="000000" w:themeColor="text1"/>
            <w:kern w:val="0"/>
            <w:lang w:eastAsia="nb-NO"/>
            <w14:ligatures w14:val="none"/>
          </w:rPr>
          <w:delText>GIC Peak (mid-latitudes)</w:delText>
        </w:r>
        <w:r w:rsidRPr="00A77D5E" w:rsidDel="00336D85">
          <w:rPr>
            <w:rFonts w:ascii="Times New Roman" w:eastAsia="Times New Roman" w:hAnsi="Times New Roman" w:cs="Times New Roman"/>
            <w:color w:val="000000" w:themeColor="text1"/>
            <w:kern w:val="0"/>
            <w:lang w:eastAsia="nb-NO"/>
            <w14:ligatures w14:val="none"/>
          </w:rPr>
          <w:delText>: 5000 nT/min — Cliver &amp; Dietrich 2013</w:delText>
        </w:r>
      </w:del>
    </w:p>
    <w:p w14:paraId="613D8832" w14:textId="623EE338" w:rsidR="00A77D5E" w:rsidRPr="00A77D5E" w:rsidDel="00336D85" w:rsidRDefault="00A77D5E" w:rsidP="00A77D5E">
      <w:pPr>
        <w:numPr>
          <w:ilvl w:val="0"/>
          <w:numId w:val="1"/>
        </w:numPr>
        <w:spacing w:before="100" w:beforeAutospacing="1" w:after="100" w:afterAutospacing="1"/>
        <w:rPr>
          <w:del w:id="110" w:author="Brage Johansen" w:date="2026-03-29T11:10:00Z" w16du:dateUtc="2026-03-29T09:10:00Z"/>
          <w:rFonts w:ascii="Times New Roman" w:eastAsia="Times New Roman" w:hAnsi="Times New Roman" w:cs="Times New Roman"/>
          <w:color w:val="000000" w:themeColor="text1"/>
          <w:kern w:val="0"/>
          <w:lang w:eastAsia="nb-NO"/>
          <w14:ligatures w14:val="none"/>
        </w:rPr>
      </w:pPr>
      <w:del w:id="111" w:author="Brage Johansen" w:date="2026-03-29T11:10:00Z" w16du:dateUtc="2026-03-29T09:10:00Z">
        <w:r w:rsidRPr="00A77D5E" w:rsidDel="00336D85">
          <w:rPr>
            <w:rFonts w:ascii="Times New Roman" w:eastAsia="Times New Roman" w:hAnsi="Times New Roman" w:cs="Times New Roman"/>
            <w:b/>
            <w:bCs/>
            <w:color w:val="000000" w:themeColor="text1"/>
            <w:kern w:val="0"/>
            <w:lang w:eastAsia="nb-NO"/>
            <w14:ligatures w14:val="none"/>
          </w:rPr>
          <w:delText>Probability (per decade)</w:delText>
        </w:r>
        <w:r w:rsidRPr="00A77D5E" w:rsidDel="00336D85">
          <w:rPr>
            <w:rFonts w:ascii="Times New Roman" w:eastAsia="Times New Roman" w:hAnsi="Times New Roman" w:cs="Times New Roman"/>
            <w:color w:val="000000" w:themeColor="text1"/>
            <w:kern w:val="0"/>
            <w:lang w:eastAsia="nb-NO"/>
            <w14:ligatures w14:val="none"/>
          </w:rPr>
          <w:delText>: 12% (0.46-1.88% annually) — Riley 2012</w:delText>
        </w:r>
      </w:del>
    </w:p>
    <w:p w14:paraId="109EC327" w14:textId="68BFE6ED" w:rsidR="00A77D5E" w:rsidRPr="00A77D5E" w:rsidDel="00336D85" w:rsidRDefault="00A77D5E" w:rsidP="00A77D5E">
      <w:pPr>
        <w:numPr>
          <w:ilvl w:val="0"/>
          <w:numId w:val="1"/>
        </w:numPr>
        <w:spacing w:before="100" w:beforeAutospacing="1" w:after="100" w:afterAutospacing="1"/>
        <w:rPr>
          <w:del w:id="112" w:author="Brage Johansen" w:date="2026-03-29T11:10:00Z" w16du:dateUtc="2026-03-29T09:10:00Z"/>
          <w:rFonts w:ascii="Times New Roman" w:eastAsia="Times New Roman" w:hAnsi="Times New Roman" w:cs="Times New Roman"/>
          <w:color w:val="000000" w:themeColor="text1"/>
          <w:kern w:val="0"/>
          <w:lang w:eastAsia="nb-NO"/>
          <w14:ligatures w14:val="none"/>
        </w:rPr>
      </w:pPr>
      <w:del w:id="113" w:author="Brage Johansen" w:date="2026-03-29T11:10:00Z" w16du:dateUtc="2026-03-29T09:10:00Z">
        <w:r w:rsidRPr="00A77D5E" w:rsidDel="00336D85">
          <w:rPr>
            <w:rFonts w:ascii="Times New Roman" w:eastAsia="Times New Roman" w:hAnsi="Times New Roman" w:cs="Times New Roman"/>
            <w:b/>
            <w:bCs/>
            <w:color w:val="000000" w:themeColor="text1"/>
            <w:kern w:val="0"/>
            <w:lang w:eastAsia="nb-NO"/>
            <w14:ligatures w14:val="none"/>
          </w:rPr>
          <w:delText>Satellite Impact</w:delText>
        </w:r>
        <w:r w:rsidRPr="00A77D5E" w:rsidDel="00336D85">
          <w:rPr>
            <w:rFonts w:ascii="Times New Roman" w:eastAsia="Times New Roman" w:hAnsi="Times New Roman" w:cs="Times New Roman"/>
            <w:color w:val="000000" w:themeColor="text1"/>
            <w:kern w:val="0"/>
            <w:lang w:eastAsia="nb-NO"/>
            <w14:ligatures w14:val="none"/>
          </w:rPr>
          <w:delText>: 20-50% electronics failure — NOAA 2022</w:delText>
        </w:r>
      </w:del>
    </w:p>
    <w:p w14:paraId="35B1729B" w14:textId="4ED1CDC4" w:rsidR="00A77D5E" w:rsidRPr="00A77D5E" w:rsidDel="00AD2055" w:rsidRDefault="00A77D5E" w:rsidP="00A77D5E">
      <w:pPr>
        <w:numPr>
          <w:ilvl w:val="0"/>
          <w:numId w:val="1"/>
        </w:numPr>
        <w:spacing w:before="100" w:beforeAutospacing="1" w:after="100" w:afterAutospacing="1"/>
        <w:rPr>
          <w:del w:id="114" w:author="Brage Johansen" w:date="2026-03-29T10:49:00Z" w16du:dateUtc="2026-03-29T08:49:00Z"/>
          <w:rFonts w:ascii="Times New Roman" w:eastAsia="Times New Roman" w:hAnsi="Times New Roman" w:cs="Times New Roman"/>
          <w:color w:val="000000" w:themeColor="text1"/>
          <w:kern w:val="0"/>
          <w:lang w:eastAsia="nb-NO"/>
          <w14:ligatures w14:val="none"/>
        </w:rPr>
      </w:pPr>
      <w:del w:id="115" w:author="Brage Johansen" w:date="2026-03-29T10:49:00Z" w16du:dateUtc="2026-03-29T08:49:00Z">
        <w:r w:rsidRPr="00A77D5E" w:rsidDel="00AD2055">
          <w:rPr>
            <w:rFonts w:ascii="Times New Roman" w:eastAsia="Times New Roman" w:hAnsi="Times New Roman" w:cs="Times New Roman"/>
            <w:b/>
            <w:bCs/>
            <w:color w:val="000000" w:themeColor="text1"/>
            <w:kern w:val="0"/>
            <w:lang w:eastAsia="nb-NO"/>
            <w14:ligatures w14:val="none"/>
          </w:rPr>
          <w:delText>GPS Error</w:delText>
        </w:r>
        <w:r w:rsidRPr="00A77D5E" w:rsidDel="00AD2055">
          <w:rPr>
            <w:rFonts w:ascii="Times New Roman" w:eastAsia="Times New Roman" w:hAnsi="Times New Roman" w:cs="Times New Roman"/>
            <w:color w:val="000000" w:themeColor="text1"/>
            <w:kern w:val="0"/>
            <w:lang w:eastAsia="nb-NO"/>
            <w14:ligatures w14:val="none"/>
          </w:rPr>
          <w:delText>: &gt;50 m (weeks) — Basu et al. 2002</w:delText>
        </w:r>
      </w:del>
    </w:p>
    <w:p w14:paraId="73866A10" w14:textId="6382FB75" w:rsidR="00A77D5E" w:rsidRPr="00A77D5E" w:rsidDel="00AD2055" w:rsidRDefault="00A77D5E" w:rsidP="00A77D5E">
      <w:pPr>
        <w:numPr>
          <w:ilvl w:val="0"/>
          <w:numId w:val="1"/>
        </w:numPr>
        <w:spacing w:before="100" w:beforeAutospacing="1" w:after="100" w:afterAutospacing="1"/>
        <w:rPr>
          <w:del w:id="116" w:author="Brage Johansen" w:date="2026-03-29T10:49:00Z" w16du:dateUtc="2026-03-29T08:49:00Z"/>
          <w:rFonts w:ascii="Times New Roman" w:eastAsia="Times New Roman" w:hAnsi="Times New Roman" w:cs="Times New Roman"/>
          <w:color w:val="000000" w:themeColor="text1"/>
          <w:kern w:val="0"/>
          <w:lang w:eastAsia="nb-NO"/>
          <w14:ligatures w14:val="none"/>
        </w:rPr>
      </w:pPr>
      <w:del w:id="117" w:author="Brage Johansen" w:date="2026-03-29T10:49:00Z" w16du:dateUtc="2026-03-29T08:49:00Z">
        <w:r w:rsidRPr="00A77D5E" w:rsidDel="00AD2055">
          <w:rPr>
            <w:rFonts w:ascii="Times New Roman" w:eastAsia="Times New Roman" w:hAnsi="Times New Roman" w:cs="Times New Roman"/>
            <w:b/>
            <w:bCs/>
            <w:color w:val="000000" w:themeColor="text1"/>
            <w:kern w:val="0"/>
            <w:lang w:eastAsia="nb-NO"/>
            <w14:ligatures w14:val="none"/>
          </w:rPr>
          <w:delText>Solar Flare Class</w:delText>
        </w:r>
        <w:r w:rsidRPr="00A77D5E" w:rsidDel="00AD2055">
          <w:rPr>
            <w:rFonts w:ascii="Times New Roman" w:eastAsia="Times New Roman" w:hAnsi="Times New Roman" w:cs="Times New Roman"/>
            <w:color w:val="000000" w:themeColor="text1"/>
            <w:kern w:val="0"/>
            <w:lang w:eastAsia="nb-NO"/>
            <w14:ligatures w14:val="none"/>
          </w:rPr>
          <w:delText>: X45 (±X20 uncertainty) — Cliver &amp; Dietrich 2013</w:delText>
        </w:r>
      </w:del>
    </w:p>
    <w:p w14:paraId="069FEC24" w14:textId="075570DE" w:rsidR="00A77D5E" w:rsidRPr="00A77D5E" w:rsidDel="00AD2055" w:rsidRDefault="00A77D5E" w:rsidP="00A77D5E">
      <w:pPr>
        <w:numPr>
          <w:ilvl w:val="0"/>
          <w:numId w:val="1"/>
        </w:numPr>
        <w:spacing w:before="100" w:beforeAutospacing="1" w:after="100" w:afterAutospacing="1"/>
        <w:rPr>
          <w:del w:id="118" w:author="Brage Johansen" w:date="2026-03-29T10:48:00Z" w16du:dateUtc="2026-03-29T08:48:00Z"/>
          <w:rFonts w:ascii="Times New Roman" w:eastAsia="Times New Roman" w:hAnsi="Times New Roman" w:cs="Times New Roman"/>
          <w:color w:val="000000" w:themeColor="text1"/>
          <w:kern w:val="0"/>
          <w:lang w:eastAsia="nb-NO"/>
          <w14:ligatures w14:val="none"/>
        </w:rPr>
      </w:pPr>
      <w:del w:id="119" w:author="Brage Johansen" w:date="2026-03-29T10:48:00Z" w16du:dateUtc="2026-03-29T08:48:00Z">
        <w:r w:rsidRPr="00A77D5E" w:rsidDel="00AD2055">
          <w:rPr>
            <w:rFonts w:ascii="Times New Roman" w:eastAsia="Times New Roman" w:hAnsi="Times New Roman" w:cs="Times New Roman"/>
            <w:b/>
            <w:bCs/>
            <w:color w:val="000000" w:themeColor="text1"/>
            <w:kern w:val="0"/>
            <w:lang w:eastAsia="nb-NO"/>
            <w14:ligatures w14:val="none"/>
          </w:rPr>
          <w:delText>CME Speed</w:delText>
        </w:r>
        <w:r w:rsidRPr="00A77D5E" w:rsidDel="00AD2055">
          <w:rPr>
            <w:rFonts w:ascii="Times New Roman" w:eastAsia="Times New Roman" w:hAnsi="Times New Roman" w:cs="Times New Roman"/>
            <w:color w:val="000000" w:themeColor="text1"/>
            <w:kern w:val="0"/>
            <w:lang w:eastAsia="nb-NO"/>
            <w14:ligatures w14:val="none"/>
          </w:rPr>
          <w:delText>: 2100-2600 km/s — Richardson &amp; Cane 2011</w:delText>
        </w:r>
      </w:del>
    </w:p>
    <w:p w14:paraId="4032CC03" w14:textId="14FCE0DB" w:rsidR="00A77D5E" w:rsidRPr="00A77D5E" w:rsidDel="00336D85" w:rsidRDefault="00A77D5E" w:rsidP="00A77D5E">
      <w:pPr>
        <w:numPr>
          <w:ilvl w:val="0"/>
          <w:numId w:val="1"/>
        </w:numPr>
        <w:spacing w:before="100" w:beforeAutospacing="1" w:after="100" w:afterAutospacing="1"/>
        <w:rPr>
          <w:del w:id="120" w:author="Brage Johansen" w:date="2026-03-29T11:10:00Z" w16du:dateUtc="2026-03-29T09:10:00Z"/>
          <w:rFonts w:ascii="Times New Roman" w:eastAsia="Times New Roman" w:hAnsi="Times New Roman" w:cs="Times New Roman"/>
          <w:color w:val="000000" w:themeColor="text1"/>
          <w:kern w:val="0"/>
          <w:lang w:eastAsia="nb-NO"/>
          <w14:ligatures w14:val="none"/>
        </w:rPr>
      </w:pPr>
      <w:del w:id="121" w:author="Brage Johansen" w:date="2026-03-29T11:10:00Z" w16du:dateUtc="2026-03-29T09:10:00Z">
        <w:r w:rsidRPr="00A77D5E" w:rsidDel="00336D85">
          <w:rPr>
            <w:rFonts w:ascii="Times New Roman" w:eastAsia="Times New Roman" w:hAnsi="Times New Roman" w:cs="Times New Roman"/>
            <w:b/>
            <w:bCs/>
            <w:color w:val="000000" w:themeColor="text1"/>
            <w:kern w:val="0"/>
            <w:lang w:eastAsia="nb-NO"/>
            <w14:ligatures w14:val="none"/>
          </w:rPr>
          <w:delText>Aurora</w:delText>
        </w:r>
      </w:del>
      <w:del w:id="122" w:author="Brage Johansen" w:date="2026-03-29T10:48:00Z" w16du:dateUtc="2026-03-29T08:48:00Z">
        <w:r w:rsidRPr="00A77D5E" w:rsidDel="00AD2055">
          <w:rPr>
            <w:rFonts w:ascii="Times New Roman" w:eastAsia="Times New Roman" w:hAnsi="Times New Roman" w:cs="Times New Roman"/>
            <w:b/>
            <w:bCs/>
            <w:color w:val="000000" w:themeColor="text1"/>
            <w:kern w:val="0"/>
            <w:lang w:eastAsia="nb-NO"/>
            <w14:ligatures w14:val="none"/>
          </w:rPr>
          <w:delText>l</w:delText>
        </w:r>
      </w:del>
      <w:del w:id="123" w:author="Brage Johansen" w:date="2026-03-29T11:10:00Z" w16du:dateUtc="2026-03-29T09:10:00Z">
        <w:r w:rsidRPr="00A77D5E" w:rsidDel="00336D85">
          <w:rPr>
            <w:rFonts w:ascii="Times New Roman" w:eastAsia="Times New Roman" w:hAnsi="Times New Roman" w:cs="Times New Roman"/>
            <w:b/>
            <w:bCs/>
            <w:color w:val="000000" w:themeColor="text1"/>
            <w:kern w:val="0"/>
            <w:lang w:eastAsia="nb-NO"/>
            <w14:ligatures w14:val="none"/>
          </w:rPr>
          <w:delText xml:space="preserve"> Extent</w:delText>
        </w:r>
        <w:r w:rsidRPr="00A77D5E" w:rsidDel="00336D85">
          <w:rPr>
            <w:rFonts w:ascii="Times New Roman" w:eastAsia="Times New Roman" w:hAnsi="Times New Roman" w:cs="Times New Roman"/>
            <w:color w:val="000000" w:themeColor="text1"/>
            <w:kern w:val="0"/>
            <w:lang w:eastAsia="nb-NO"/>
            <w14:ligatures w14:val="none"/>
          </w:rPr>
          <w:delText xml:space="preserve">: </w:delText>
        </w:r>
      </w:del>
      <w:del w:id="124" w:author="Brage Johansen" w:date="2026-03-29T10:49:00Z" w16du:dateUtc="2026-03-29T08:49:00Z">
        <w:r w:rsidRPr="00A77D5E" w:rsidDel="00AD2055">
          <w:rPr>
            <w:rFonts w:ascii="Times New Roman" w:eastAsia="Times New Roman" w:hAnsi="Times New Roman" w:cs="Times New Roman"/>
            <w:color w:val="000000" w:themeColor="text1"/>
            <w:kern w:val="0"/>
            <w:lang w:eastAsia="nb-NO"/>
            <w14:ligatures w14:val="none"/>
          </w:rPr>
          <w:delText>18</w:delText>
        </w:r>
      </w:del>
      <w:del w:id="125" w:author="Brage Johansen" w:date="2026-03-29T11:10:00Z" w16du:dateUtc="2026-03-29T09:10:00Z">
        <w:r w:rsidRPr="00A77D5E" w:rsidDel="00336D85">
          <w:rPr>
            <w:rFonts w:ascii="Times New Roman" w:eastAsia="Times New Roman" w:hAnsi="Times New Roman" w:cs="Times New Roman"/>
            <w:color w:val="000000" w:themeColor="text1"/>
            <w:kern w:val="0"/>
            <w:lang w:eastAsia="nb-NO"/>
            <w14:ligatures w14:val="none"/>
          </w:rPr>
          <w:delText>°N equatorward — Green &amp; Boardsen 2006</w:delText>
        </w:r>
      </w:del>
    </w:p>
    <w:p w14:paraId="77C96BFF" w14:textId="7776319B" w:rsidR="00A77D5E" w:rsidRPr="00A77D5E" w:rsidDel="00AD2055" w:rsidRDefault="00A77D5E" w:rsidP="00A77D5E">
      <w:pPr>
        <w:spacing w:before="100" w:beforeAutospacing="1" w:after="100" w:afterAutospacing="1"/>
        <w:rPr>
          <w:del w:id="126" w:author="Brage Johansen" w:date="2026-03-29T10:49:00Z" w16du:dateUtc="2026-03-29T08:49:00Z"/>
          <w:rFonts w:ascii="Times New Roman" w:eastAsia="Times New Roman" w:hAnsi="Times New Roman" w:cs="Times New Roman"/>
          <w:color w:val="000000" w:themeColor="text1"/>
          <w:kern w:val="0"/>
          <w:lang w:eastAsia="nb-NO"/>
          <w14:ligatures w14:val="none"/>
        </w:rPr>
      </w:pPr>
      <w:del w:id="127" w:author="Brage Johansen" w:date="2026-03-29T10:49:00Z" w16du:dateUtc="2026-03-29T08:49:00Z">
        <w:r w:rsidRPr="00A77D5E" w:rsidDel="00AD2055">
          <w:rPr>
            <w:rFonts w:ascii="Times New Roman" w:eastAsia="Times New Roman" w:hAnsi="Times New Roman" w:cs="Times New Roman"/>
            <w:color w:val="000000" w:themeColor="text1"/>
            <w:kern w:val="0"/>
            <w:lang w:eastAsia="nb-NO"/>
            <w14:ligatures w14:val="none"/>
          </w:rPr>
          <w:delText>These numbers ground the threat. The $2.6 trillion breaks to $600 billion grid repair, $1 trillion lost output, $1 trillion supply ripples. NERC flags 211 critical transformers at risk above 75 A/phase. Riley's model scans 11,000+ years of isotope proxies for 12% decade odds at solar max.</w:delText>
        </w:r>
      </w:del>
    </w:p>
    <w:p w14:paraId="05411ED6" w14:textId="1D1109F1" w:rsidR="00A77D5E" w:rsidRPr="00A77D5E" w:rsidRDefault="00A77D5E" w:rsidP="00A77D5E">
      <w:pPr>
        <w:spacing w:before="100" w:beforeAutospacing="1" w:after="100" w:afterAutospacing="1"/>
        <w:rPr>
          <w:rFonts w:ascii="Times New Roman" w:eastAsia="Times New Roman" w:hAnsi="Times New Roman" w:cs="Times New Roman"/>
          <w:color w:val="000000" w:themeColor="text1"/>
          <w:kern w:val="0"/>
          <w:lang w:eastAsia="nb-NO"/>
          <w14:ligatures w14:val="none"/>
        </w:rPr>
      </w:pPr>
      <w:del w:id="128" w:author="Brage Johansen" w:date="2026-03-29T10:50:00Z" w16du:dateUtc="2026-03-29T08:50:00Z">
        <w:r w:rsidRPr="00A77D5E" w:rsidDel="00AD2055">
          <w:rPr>
            <w:rFonts w:ascii="Times New Roman" w:eastAsia="Times New Roman" w:hAnsi="Times New Roman" w:cs="Times New Roman"/>
            <w:color w:val="000000" w:themeColor="text1"/>
            <w:kern w:val="0"/>
            <w:lang w:eastAsia="nb-NO"/>
            <w14:ligatures w14:val="none"/>
          </w:rPr>
          <w:delText>Near-misses sharpen focus. July 2012's X1.3 CME from AR1520 raced 2250 km/s—missed by 9 days. Models predict 4% GDP loss on impact. 1989's Dst -589 nT blacked Quebec's 21,500 MW for 9 hours. Carrington's -1760 nT proxy dwarfs it.</w:delText>
        </w:r>
      </w:del>
      <w:proofErr w:type="spellStart"/>
      <w:ins w:id="129" w:author="Brage Johansen" w:date="2026-03-29T10:50:00Z" w16du:dateUtc="2026-03-29T08:50:00Z">
        <w:r w:rsidR="00AD2055">
          <w:rPr>
            <w:rFonts w:ascii="Times New Roman" w:eastAsia="Times New Roman" w:hAnsi="Times New Roman" w:cs="Times New Roman"/>
            <w:color w:val="000000" w:themeColor="text1"/>
            <w:kern w:val="0"/>
            <w:lang w:eastAsia="nb-NO"/>
            <w14:ligatures w14:val="none"/>
          </w:rPr>
          <w:t>Obviously</w:t>
        </w:r>
        <w:proofErr w:type="spellEnd"/>
        <w:r w:rsidR="00AD2055">
          <w:rPr>
            <w:rFonts w:ascii="Times New Roman" w:eastAsia="Times New Roman" w:hAnsi="Times New Roman" w:cs="Times New Roman"/>
            <w:color w:val="000000" w:themeColor="text1"/>
            <w:kern w:val="0"/>
            <w:lang w:eastAsia="nb-NO"/>
            <w14:ligatures w14:val="none"/>
          </w:rPr>
          <w:t xml:space="preserve"> for </w:t>
        </w:r>
        <w:proofErr w:type="spellStart"/>
        <w:r w:rsidR="00AD2055">
          <w:rPr>
            <w:rFonts w:ascii="Times New Roman" w:eastAsia="Times New Roman" w:hAnsi="Times New Roman" w:cs="Times New Roman"/>
            <w:color w:val="000000" w:themeColor="text1"/>
            <w:kern w:val="0"/>
            <w:lang w:eastAsia="nb-NO"/>
            <w14:ligatures w14:val="none"/>
          </w:rPr>
          <w:t>every</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year</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humankind</w:t>
        </w:r>
        <w:proofErr w:type="spellEnd"/>
        <w:r w:rsidR="00AD2055">
          <w:rPr>
            <w:rFonts w:ascii="Times New Roman" w:eastAsia="Times New Roman" w:hAnsi="Times New Roman" w:cs="Times New Roman"/>
            <w:color w:val="000000" w:themeColor="text1"/>
            <w:kern w:val="0"/>
            <w:lang w:eastAsia="nb-NO"/>
            <w14:ligatures w14:val="none"/>
          </w:rPr>
          <w:t xml:space="preserve"> and </w:t>
        </w:r>
        <w:proofErr w:type="spellStart"/>
        <w:r w:rsidR="00AD2055">
          <w:rPr>
            <w:rFonts w:ascii="Times New Roman" w:eastAsia="Times New Roman" w:hAnsi="Times New Roman" w:cs="Times New Roman"/>
            <w:color w:val="000000" w:themeColor="text1"/>
            <w:kern w:val="0"/>
            <w:lang w:eastAsia="nb-NO"/>
            <w14:ligatures w14:val="none"/>
          </w:rPr>
          <w:t>our</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current</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civilisation</w:t>
        </w:r>
        <w:proofErr w:type="spellEnd"/>
        <w:r w:rsidR="00AD2055">
          <w:rPr>
            <w:rFonts w:ascii="Times New Roman" w:eastAsia="Times New Roman" w:hAnsi="Times New Roman" w:cs="Times New Roman"/>
            <w:color w:val="000000" w:themeColor="text1"/>
            <w:kern w:val="0"/>
            <w:lang w:eastAsia="nb-NO"/>
            <w14:ligatures w14:val="none"/>
          </w:rPr>
          <w:t xml:space="preserve"> is more and more vulnerable </w:t>
        </w:r>
        <w:proofErr w:type="spellStart"/>
        <w:r w:rsidR="00AD2055">
          <w:rPr>
            <w:rFonts w:ascii="Times New Roman" w:eastAsia="Times New Roman" w:hAnsi="Times New Roman" w:cs="Times New Roman"/>
            <w:color w:val="000000" w:themeColor="text1"/>
            <w:kern w:val="0"/>
            <w:lang w:eastAsia="nb-NO"/>
            <w14:ligatures w14:val="none"/>
          </w:rPr>
          <w:t>since</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we</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are</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getting</w:t>
        </w:r>
        <w:proofErr w:type="spellEnd"/>
        <w:r w:rsidR="00AD2055">
          <w:rPr>
            <w:rFonts w:ascii="Times New Roman" w:eastAsia="Times New Roman" w:hAnsi="Times New Roman" w:cs="Times New Roman"/>
            <w:color w:val="000000" w:themeColor="text1"/>
            <w:kern w:val="0"/>
            <w:lang w:eastAsia="nb-NO"/>
            <w14:ligatures w14:val="none"/>
          </w:rPr>
          <w:t xml:space="preserve"> more dependent on </w:t>
        </w:r>
        <w:proofErr w:type="spellStart"/>
        <w:r w:rsidR="00AD2055">
          <w:rPr>
            <w:rFonts w:ascii="Times New Roman" w:eastAsia="Times New Roman" w:hAnsi="Times New Roman" w:cs="Times New Roman"/>
            <w:color w:val="000000" w:themeColor="text1"/>
            <w:kern w:val="0"/>
            <w:lang w:eastAsia="nb-NO"/>
            <w14:ligatures w14:val="none"/>
          </w:rPr>
          <w:t>sattellites</w:t>
        </w:r>
      </w:ins>
      <w:proofErr w:type="spellEnd"/>
      <w:ins w:id="130" w:author="Brage Johansen" w:date="2026-03-29T11:11:00Z" w16du:dateUtc="2026-03-29T09:11:00Z">
        <w:r w:rsidR="00336D85">
          <w:rPr>
            <w:rFonts w:ascii="Times New Roman" w:eastAsia="Times New Roman" w:hAnsi="Times New Roman" w:cs="Times New Roman"/>
            <w:color w:val="000000" w:themeColor="text1"/>
            <w:kern w:val="0"/>
            <w:lang w:eastAsia="nb-NO"/>
            <w14:ligatures w14:val="none"/>
          </w:rPr>
          <w:t xml:space="preserve">, digital </w:t>
        </w:r>
        <w:proofErr w:type="spellStart"/>
        <w:r w:rsidR="00336D85">
          <w:rPr>
            <w:rFonts w:ascii="Times New Roman" w:eastAsia="Times New Roman" w:hAnsi="Times New Roman" w:cs="Times New Roman"/>
            <w:color w:val="000000" w:themeColor="text1"/>
            <w:kern w:val="0"/>
            <w:lang w:eastAsia="nb-NO"/>
            <w14:ligatures w14:val="none"/>
          </w:rPr>
          <w:t>devices</w:t>
        </w:r>
      </w:ins>
      <w:proofErr w:type="spellEnd"/>
      <w:ins w:id="131" w:author="Brage Johansen" w:date="2026-03-29T10:50:00Z" w16du:dateUtc="2026-03-29T08:50:00Z">
        <w:r w:rsidR="00AD2055">
          <w:rPr>
            <w:rFonts w:ascii="Times New Roman" w:eastAsia="Times New Roman" w:hAnsi="Times New Roman" w:cs="Times New Roman"/>
            <w:color w:val="000000" w:themeColor="text1"/>
            <w:kern w:val="0"/>
            <w:lang w:eastAsia="nb-NO"/>
            <w14:ligatures w14:val="none"/>
          </w:rPr>
          <w:t xml:space="preserve"> and </w:t>
        </w:r>
      </w:ins>
      <w:proofErr w:type="spellStart"/>
      <w:ins w:id="132" w:author="Brage Johansen" w:date="2026-03-29T10:51:00Z" w16du:dateUtc="2026-03-29T08:51:00Z">
        <w:r w:rsidR="00AD2055">
          <w:rPr>
            <w:rFonts w:ascii="Times New Roman" w:eastAsia="Times New Roman" w:hAnsi="Times New Roman" w:cs="Times New Roman"/>
            <w:color w:val="000000" w:themeColor="text1"/>
            <w:kern w:val="0"/>
            <w:lang w:eastAsia="nb-NO"/>
            <w14:ligatures w14:val="none"/>
          </w:rPr>
          <w:t>the</w:t>
        </w:r>
        <w:proofErr w:type="spellEnd"/>
        <w:r w:rsidR="00AD2055">
          <w:rPr>
            <w:rFonts w:ascii="Times New Roman" w:eastAsia="Times New Roman" w:hAnsi="Times New Roman" w:cs="Times New Roman"/>
            <w:color w:val="000000" w:themeColor="text1"/>
            <w:kern w:val="0"/>
            <w:lang w:eastAsia="nb-NO"/>
            <w14:ligatures w14:val="none"/>
          </w:rPr>
          <w:t xml:space="preserve"> </w:t>
        </w:r>
        <w:proofErr w:type="spellStart"/>
        <w:r w:rsidR="00AD2055">
          <w:rPr>
            <w:rFonts w:ascii="Times New Roman" w:eastAsia="Times New Roman" w:hAnsi="Times New Roman" w:cs="Times New Roman"/>
            <w:color w:val="000000" w:themeColor="text1"/>
            <w:kern w:val="0"/>
            <w:lang w:eastAsia="nb-NO"/>
            <w14:ligatures w14:val="none"/>
          </w:rPr>
          <w:t>electric</w:t>
        </w:r>
        <w:proofErr w:type="spellEnd"/>
        <w:r w:rsidR="00AD2055">
          <w:rPr>
            <w:rFonts w:ascii="Times New Roman" w:eastAsia="Times New Roman" w:hAnsi="Times New Roman" w:cs="Times New Roman"/>
            <w:color w:val="000000" w:themeColor="text1"/>
            <w:kern w:val="0"/>
            <w:lang w:eastAsia="nb-NO"/>
            <w14:ligatures w14:val="none"/>
          </w:rPr>
          <w:t xml:space="preserve"> grid. </w:t>
        </w:r>
      </w:ins>
    </w:p>
    <w:p w14:paraId="2E489B56" w14:textId="77777777" w:rsidR="00A77D5E" w:rsidRPr="00A77D5E" w:rsidRDefault="00A77D5E" w:rsidP="00A77D5E">
      <w:pPr>
        <w:spacing w:before="100" w:beforeAutospacing="1" w:after="100" w:afterAutospacing="1"/>
        <w:outlineLvl w:val="1"/>
        <w:rPr>
          <w:rFonts w:ascii="Times New Roman" w:eastAsia="Times New Roman" w:hAnsi="Times New Roman" w:cs="Times New Roman"/>
          <w:color w:val="000000" w:themeColor="text1"/>
          <w:kern w:val="0"/>
          <w:sz w:val="36"/>
          <w:szCs w:val="36"/>
          <w:lang w:eastAsia="nb-NO"/>
          <w14:ligatures w14:val="none"/>
        </w:rPr>
      </w:pPr>
      <w:proofErr w:type="spellStart"/>
      <w:r w:rsidRPr="00A77D5E">
        <w:rPr>
          <w:rFonts w:ascii="Times New Roman" w:eastAsia="Times New Roman" w:hAnsi="Times New Roman" w:cs="Times New Roman"/>
          <w:color w:val="000000" w:themeColor="text1"/>
          <w:kern w:val="0"/>
          <w:sz w:val="36"/>
          <w:szCs w:val="36"/>
          <w:lang w:eastAsia="nb-NO"/>
          <w14:ligatures w14:val="none"/>
        </w:rPr>
        <w:t>Why</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w:t>
      </w:r>
      <w:proofErr w:type="spellStart"/>
      <w:r w:rsidRPr="00A77D5E">
        <w:rPr>
          <w:rFonts w:ascii="Times New Roman" w:eastAsia="Times New Roman" w:hAnsi="Times New Roman" w:cs="Times New Roman"/>
          <w:color w:val="000000" w:themeColor="text1"/>
          <w:kern w:val="0"/>
          <w:sz w:val="36"/>
          <w:szCs w:val="36"/>
          <w:lang w:eastAsia="nb-NO"/>
          <w14:ligatures w14:val="none"/>
        </w:rPr>
        <w:t>Another</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w:t>
      </w:r>
      <w:proofErr w:type="spellStart"/>
      <w:r w:rsidRPr="00A77D5E">
        <w:rPr>
          <w:rFonts w:ascii="Times New Roman" w:eastAsia="Times New Roman" w:hAnsi="Times New Roman" w:cs="Times New Roman"/>
          <w:color w:val="000000" w:themeColor="text1"/>
          <w:kern w:val="0"/>
          <w:sz w:val="36"/>
          <w:szCs w:val="36"/>
          <w:lang w:eastAsia="nb-NO"/>
          <w14:ligatures w14:val="none"/>
        </w:rPr>
        <w:t>Carrington</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-Level Storm Is </w:t>
      </w:r>
      <w:proofErr w:type="spellStart"/>
      <w:r w:rsidRPr="00A77D5E">
        <w:rPr>
          <w:rFonts w:ascii="Times New Roman" w:eastAsia="Times New Roman" w:hAnsi="Times New Roman" w:cs="Times New Roman"/>
          <w:color w:val="000000" w:themeColor="text1"/>
          <w:kern w:val="0"/>
          <w:sz w:val="36"/>
          <w:szCs w:val="36"/>
          <w:lang w:eastAsia="nb-NO"/>
          <w14:ligatures w14:val="none"/>
        </w:rPr>
        <w:t>Inevitable</w:t>
      </w:r>
      <w:proofErr w:type="spellEnd"/>
    </w:p>
    <w:p w14:paraId="327BF06F" w14:textId="7E0F54BA" w:rsidR="00A77D5E" w:rsidRPr="00A77D5E" w:rsidRDefault="00A77D5E" w:rsidP="00A77D5E">
      <w:pPr>
        <w:spacing w:before="100" w:beforeAutospacing="1" w:after="100" w:afterAutospacing="1"/>
        <w:rPr>
          <w:rFonts w:ascii="Times New Roman" w:eastAsia="Times New Roman" w:hAnsi="Times New Roman" w:cs="Times New Roman"/>
          <w:color w:val="000000" w:themeColor="text1"/>
          <w:kern w:val="0"/>
          <w:lang w:eastAsia="nb-NO"/>
          <w14:ligatures w14:val="none"/>
        </w:rPr>
      </w:pPr>
      <w:r w:rsidRPr="00A77D5E">
        <w:rPr>
          <w:rFonts w:ascii="Times New Roman" w:eastAsia="Times New Roman" w:hAnsi="Times New Roman" w:cs="Times New Roman"/>
          <w:color w:val="000000" w:themeColor="text1"/>
          <w:kern w:val="0"/>
          <w:lang w:eastAsia="nb-NO"/>
          <w14:ligatures w14:val="none"/>
        </w:rPr>
        <w:t xml:space="preserve">Solar </w:t>
      </w:r>
      <w:proofErr w:type="spellStart"/>
      <w:r w:rsidRPr="00A77D5E">
        <w:rPr>
          <w:rFonts w:ascii="Times New Roman" w:eastAsia="Times New Roman" w:hAnsi="Times New Roman" w:cs="Times New Roman"/>
          <w:color w:val="000000" w:themeColor="text1"/>
          <w:kern w:val="0"/>
          <w:lang w:eastAsia="nb-NO"/>
          <w14:ligatures w14:val="none"/>
        </w:rPr>
        <w:t>cycles</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ins w:id="133" w:author="Brage Johansen" w:date="2026-03-29T10:55:00Z" w16du:dateUtc="2026-03-29T08:55:00Z">
        <w:r w:rsidR="00D33F64">
          <w:rPr>
            <w:rFonts w:ascii="Times New Roman" w:eastAsia="Times New Roman" w:hAnsi="Times New Roman" w:cs="Times New Roman"/>
            <w:color w:val="000000" w:themeColor="text1"/>
            <w:kern w:val="0"/>
            <w:lang w:eastAsia="nb-NO"/>
            <w14:ligatures w14:val="none"/>
          </w:rPr>
          <w:t>of</w:t>
        </w:r>
        <w:proofErr w:type="spellEnd"/>
        <w:r w:rsidR="00D33F64">
          <w:rPr>
            <w:rFonts w:ascii="Times New Roman" w:eastAsia="Times New Roman" w:hAnsi="Times New Roman" w:cs="Times New Roman"/>
            <w:color w:val="000000" w:themeColor="text1"/>
            <w:kern w:val="0"/>
            <w:lang w:eastAsia="nb-NO"/>
            <w14:ligatures w14:val="none"/>
          </w:rPr>
          <w:t xml:space="preserve"> flare </w:t>
        </w:r>
        <w:proofErr w:type="spellStart"/>
        <w:r w:rsidR="00D33F64">
          <w:rPr>
            <w:rFonts w:ascii="Times New Roman" w:eastAsia="Times New Roman" w:hAnsi="Times New Roman" w:cs="Times New Roman"/>
            <w:color w:val="000000" w:themeColor="text1"/>
            <w:kern w:val="0"/>
            <w:lang w:eastAsia="nb-NO"/>
            <w14:ligatures w14:val="none"/>
          </w:rPr>
          <w:t>activity</w:t>
        </w:r>
        <w:proofErr w:type="spellEnd"/>
        <w:r w:rsidR="00D33F64">
          <w:rPr>
            <w:rFonts w:ascii="Times New Roman" w:eastAsia="Times New Roman" w:hAnsi="Times New Roman" w:cs="Times New Roman"/>
            <w:color w:val="000000" w:themeColor="text1"/>
            <w:kern w:val="0"/>
            <w:lang w:eastAsia="nb-NO"/>
            <w14:ligatures w14:val="none"/>
          </w:rPr>
          <w:t xml:space="preserve"> </w:t>
        </w:r>
      </w:ins>
      <w:r w:rsidRPr="00A77D5E">
        <w:rPr>
          <w:rFonts w:ascii="Times New Roman" w:eastAsia="Times New Roman" w:hAnsi="Times New Roman" w:cs="Times New Roman"/>
          <w:color w:val="000000" w:themeColor="text1"/>
          <w:kern w:val="0"/>
          <w:lang w:eastAsia="nb-NO"/>
          <w14:ligatures w14:val="none"/>
        </w:rPr>
        <w:t xml:space="preserve">pulse </w:t>
      </w:r>
      <w:proofErr w:type="spellStart"/>
      <w:r w:rsidRPr="00A77D5E">
        <w:rPr>
          <w:rFonts w:ascii="Times New Roman" w:eastAsia="Times New Roman" w:hAnsi="Times New Roman" w:cs="Times New Roman"/>
          <w:color w:val="000000" w:themeColor="text1"/>
          <w:kern w:val="0"/>
          <w:lang w:eastAsia="nb-NO"/>
          <w14:ligatures w14:val="none"/>
        </w:rPr>
        <w:t>every</w:t>
      </w:r>
      <w:proofErr w:type="spellEnd"/>
      <w:r w:rsidRPr="00A77D5E">
        <w:rPr>
          <w:rFonts w:ascii="Times New Roman" w:eastAsia="Times New Roman" w:hAnsi="Times New Roman" w:cs="Times New Roman"/>
          <w:color w:val="000000" w:themeColor="text1"/>
          <w:kern w:val="0"/>
          <w:lang w:eastAsia="nb-NO"/>
          <w14:ligatures w14:val="none"/>
        </w:rPr>
        <w:t xml:space="preserve"> 11 </w:t>
      </w:r>
      <w:proofErr w:type="spellStart"/>
      <w:r w:rsidRPr="00A77D5E">
        <w:rPr>
          <w:rFonts w:ascii="Times New Roman" w:eastAsia="Times New Roman" w:hAnsi="Times New Roman" w:cs="Times New Roman"/>
          <w:color w:val="000000" w:themeColor="text1"/>
          <w:kern w:val="0"/>
          <w:lang w:eastAsia="nb-NO"/>
          <w14:ligatures w14:val="none"/>
        </w:rPr>
        <w:t>years</w:t>
      </w:r>
      <w:proofErr w:type="spellEnd"/>
      <w:r w:rsidRPr="00A77D5E">
        <w:rPr>
          <w:rFonts w:ascii="Times New Roman" w:eastAsia="Times New Roman" w:hAnsi="Times New Roman" w:cs="Times New Roman"/>
          <w:color w:val="000000" w:themeColor="text1"/>
          <w:kern w:val="0"/>
          <w:lang w:eastAsia="nb-NO"/>
          <w14:ligatures w14:val="none"/>
        </w:rPr>
        <w:t xml:space="preserve">. </w:t>
      </w:r>
      <w:proofErr w:type="spellStart"/>
      <w:ins w:id="134" w:author="Brage Johansen" w:date="2026-03-29T10:54:00Z" w16du:dateUtc="2026-03-29T08:54:00Z">
        <w:r w:rsidR="00D33F64">
          <w:rPr>
            <w:rFonts w:ascii="Times New Roman" w:eastAsia="Times New Roman" w:hAnsi="Times New Roman" w:cs="Times New Roman"/>
            <w:color w:val="000000" w:themeColor="text1"/>
            <w:kern w:val="0"/>
            <w:lang w:eastAsia="nb-NO"/>
            <w14:ligatures w14:val="none"/>
          </w:rPr>
          <w:t>We</w:t>
        </w:r>
        <w:proofErr w:type="spellEnd"/>
        <w:r w:rsidR="00D33F64">
          <w:rPr>
            <w:rFonts w:ascii="Times New Roman" w:eastAsia="Times New Roman" w:hAnsi="Times New Roman" w:cs="Times New Roman"/>
            <w:color w:val="000000" w:themeColor="text1"/>
            <w:kern w:val="0"/>
            <w:lang w:eastAsia="nb-NO"/>
            <w14:ligatures w14:val="none"/>
          </w:rPr>
          <w:t xml:space="preserve"> </w:t>
        </w:r>
        <w:proofErr w:type="spellStart"/>
        <w:r w:rsidR="00D33F64">
          <w:rPr>
            <w:rFonts w:ascii="Times New Roman" w:eastAsia="Times New Roman" w:hAnsi="Times New Roman" w:cs="Times New Roman"/>
            <w:color w:val="000000" w:themeColor="text1"/>
            <w:kern w:val="0"/>
            <w:lang w:eastAsia="nb-NO"/>
            <w14:ligatures w14:val="none"/>
          </w:rPr>
          <w:t>are</w:t>
        </w:r>
        <w:proofErr w:type="spellEnd"/>
        <w:r w:rsidR="00D33F64">
          <w:rPr>
            <w:rFonts w:ascii="Times New Roman" w:eastAsia="Times New Roman" w:hAnsi="Times New Roman" w:cs="Times New Roman"/>
            <w:color w:val="000000" w:themeColor="text1"/>
            <w:kern w:val="0"/>
            <w:lang w:eastAsia="nb-NO"/>
            <w14:ligatures w14:val="none"/>
          </w:rPr>
          <w:t xml:space="preserve"> </w:t>
        </w:r>
        <w:proofErr w:type="spellStart"/>
        <w:r w:rsidR="00D33F64">
          <w:rPr>
            <w:rFonts w:ascii="Times New Roman" w:eastAsia="Times New Roman" w:hAnsi="Times New Roman" w:cs="Times New Roman"/>
            <w:color w:val="000000" w:themeColor="text1"/>
            <w:kern w:val="0"/>
            <w:lang w:eastAsia="nb-NO"/>
            <w14:ligatures w14:val="none"/>
          </w:rPr>
          <w:t>currently</w:t>
        </w:r>
        <w:proofErr w:type="spellEnd"/>
        <w:r w:rsidR="00D33F64">
          <w:rPr>
            <w:rFonts w:ascii="Times New Roman" w:eastAsia="Times New Roman" w:hAnsi="Times New Roman" w:cs="Times New Roman"/>
            <w:color w:val="000000" w:themeColor="text1"/>
            <w:kern w:val="0"/>
            <w:lang w:eastAsia="nb-NO"/>
            <w14:ligatures w14:val="none"/>
          </w:rPr>
          <w:t xml:space="preserve"> in </w:t>
        </w:r>
      </w:ins>
      <w:del w:id="135" w:author="Brage Johansen" w:date="2026-03-29T10:54:00Z" w16du:dateUtc="2026-03-29T08:54:00Z">
        <w:r w:rsidRPr="00A77D5E" w:rsidDel="00D33F64">
          <w:rPr>
            <w:rFonts w:ascii="Times New Roman" w:eastAsia="Times New Roman" w:hAnsi="Times New Roman" w:cs="Times New Roman"/>
            <w:color w:val="000000" w:themeColor="text1"/>
            <w:kern w:val="0"/>
            <w:lang w:eastAsia="nb-NO"/>
            <w14:ligatures w14:val="none"/>
          </w:rPr>
          <w:delText>Active regions spawn X-class flares at peak. Cycle 25,</w:delText>
        </w:r>
      </w:del>
      <w:ins w:id="136" w:author="Brage Johansen" w:date="2026-03-29T10:54:00Z" w16du:dateUtc="2026-03-29T08:54:00Z">
        <w:r w:rsidR="00D33F64">
          <w:rPr>
            <w:rFonts w:ascii="Times New Roman" w:eastAsia="Times New Roman" w:hAnsi="Times New Roman" w:cs="Times New Roman"/>
            <w:color w:val="000000" w:themeColor="text1"/>
            <w:kern w:val="0"/>
            <w:lang w:eastAsia="nb-NO"/>
            <w14:ligatures w14:val="none"/>
          </w:rPr>
          <w:t xml:space="preserve">a </w:t>
        </w:r>
        <w:proofErr w:type="spellStart"/>
        <w:r w:rsidR="00D33F64">
          <w:rPr>
            <w:rFonts w:ascii="Times New Roman" w:eastAsia="Times New Roman" w:hAnsi="Times New Roman" w:cs="Times New Roman"/>
            <w:color w:val="000000" w:themeColor="text1"/>
            <w:kern w:val="0"/>
            <w:lang w:eastAsia="nb-NO"/>
            <w14:ligatures w14:val="none"/>
          </w:rPr>
          <w:t>cycle</w:t>
        </w:r>
        <w:proofErr w:type="spellEnd"/>
        <w:r w:rsidR="00D33F64">
          <w:rPr>
            <w:rFonts w:ascii="Times New Roman" w:eastAsia="Times New Roman" w:hAnsi="Times New Roman" w:cs="Times New Roman"/>
            <w:color w:val="000000" w:themeColor="text1"/>
            <w:kern w:val="0"/>
            <w:lang w:eastAsia="nb-NO"/>
            <w14:ligatures w14:val="none"/>
          </w:rPr>
          <w:t xml:space="preserve"> </w:t>
        </w:r>
        <w:proofErr w:type="spellStart"/>
        <w:r w:rsidR="00D33F64">
          <w:rPr>
            <w:rFonts w:ascii="Times New Roman" w:eastAsia="Times New Roman" w:hAnsi="Times New Roman" w:cs="Times New Roman"/>
            <w:color w:val="000000" w:themeColor="text1"/>
            <w:kern w:val="0"/>
            <w:lang w:eastAsia="nb-NO"/>
            <w14:ligatures w14:val="none"/>
          </w:rPr>
          <w:t>which</w:t>
        </w:r>
        <w:proofErr w:type="spellEnd"/>
        <w:r w:rsidR="00D33F64">
          <w:rPr>
            <w:rFonts w:ascii="Times New Roman" w:eastAsia="Times New Roman" w:hAnsi="Times New Roman" w:cs="Times New Roman"/>
            <w:color w:val="000000" w:themeColor="text1"/>
            <w:kern w:val="0"/>
            <w:lang w:eastAsia="nb-NO"/>
            <w14:ligatures w14:val="none"/>
          </w:rPr>
          <w:t xml:space="preserve"> </w:t>
        </w:r>
        <w:proofErr w:type="spellStart"/>
        <w:r w:rsidR="00D33F64">
          <w:rPr>
            <w:rFonts w:ascii="Times New Roman" w:eastAsia="Times New Roman" w:hAnsi="Times New Roman" w:cs="Times New Roman"/>
            <w:color w:val="000000" w:themeColor="text1"/>
            <w:kern w:val="0"/>
            <w:lang w:eastAsia="nb-NO"/>
            <w14:ligatures w14:val="none"/>
          </w:rPr>
          <w:t>had</w:t>
        </w:r>
        <w:proofErr w:type="spellEnd"/>
        <w:r w:rsidR="00D33F64">
          <w:rPr>
            <w:rFonts w:ascii="Times New Roman" w:eastAsia="Times New Roman" w:hAnsi="Times New Roman" w:cs="Times New Roman"/>
            <w:color w:val="000000" w:themeColor="text1"/>
            <w:kern w:val="0"/>
            <w:lang w:eastAsia="nb-NO"/>
            <w14:ligatures w14:val="none"/>
          </w:rPr>
          <w:t xml:space="preserve"> a </w:t>
        </w:r>
        <w:proofErr w:type="spellStart"/>
        <w:r w:rsidR="00D33F64">
          <w:rPr>
            <w:rFonts w:ascii="Times New Roman" w:eastAsia="Times New Roman" w:hAnsi="Times New Roman" w:cs="Times New Roman"/>
            <w:color w:val="000000" w:themeColor="text1"/>
            <w:kern w:val="0"/>
            <w:lang w:eastAsia="nb-NO"/>
            <w14:ligatures w14:val="none"/>
          </w:rPr>
          <w:t>low</w:t>
        </w:r>
        <w:proofErr w:type="spellEnd"/>
        <w:r w:rsidR="00D33F64">
          <w:rPr>
            <w:rFonts w:ascii="Times New Roman" w:eastAsia="Times New Roman" w:hAnsi="Times New Roman" w:cs="Times New Roman"/>
            <w:color w:val="000000" w:themeColor="text1"/>
            <w:kern w:val="0"/>
            <w:lang w:eastAsia="nb-NO"/>
            <w14:ligatures w14:val="none"/>
          </w:rPr>
          <w:t xml:space="preserve"> in </w:t>
        </w:r>
      </w:ins>
      <w:del w:id="137" w:author="Brage Johansen" w:date="2026-03-29T10:54:00Z" w16du:dateUtc="2026-03-29T08:54:00Z">
        <w:r w:rsidRPr="00A77D5E" w:rsidDel="00D33F64">
          <w:rPr>
            <w:rFonts w:ascii="Times New Roman" w:eastAsia="Times New Roman" w:hAnsi="Times New Roman" w:cs="Times New Roman"/>
            <w:color w:val="000000" w:themeColor="text1"/>
            <w:kern w:val="0"/>
            <w:lang w:eastAsia="nb-NO"/>
            <w14:ligatures w14:val="none"/>
          </w:rPr>
          <w:delText xml:space="preserve"> from</w:delText>
        </w:r>
      </w:del>
      <w:r w:rsidRPr="00A77D5E">
        <w:rPr>
          <w:rFonts w:ascii="Times New Roman" w:eastAsia="Times New Roman" w:hAnsi="Times New Roman" w:cs="Times New Roman"/>
          <w:color w:val="000000" w:themeColor="text1"/>
          <w:kern w:val="0"/>
          <w:lang w:eastAsia="nb-NO"/>
          <w14:ligatures w14:val="none"/>
        </w:rPr>
        <w:t xml:space="preserve"> 2019</w:t>
      </w:r>
      <w:ins w:id="138" w:author="Brage Johansen" w:date="2026-03-29T10:54:00Z" w16du:dateUtc="2026-03-29T08:54:00Z">
        <w:r w:rsidR="00D33F64">
          <w:rPr>
            <w:rFonts w:ascii="Times New Roman" w:eastAsia="Times New Roman" w:hAnsi="Times New Roman" w:cs="Times New Roman"/>
            <w:color w:val="000000" w:themeColor="text1"/>
            <w:kern w:val="0"/>
            <w:lang w:eastAsia="nb-NO"/>
            <w14:ligatures w14:val="none"/>
          </w:rPr>
          <w:t xml:space="preserve"> and </w:t>
        </w:r>
        <w:proofErr w:type="spellStart"/>
        <w:r w:rsidR="00D33F64">
          <w:rPr>
            <w:rFonts w:ascii="Times New Roman" w:eastAsia="Times New Roman" w:hAnsi="Times New Roman" w:cs="Times New Roman"/>
            <w:color w:val="000000" w:themeColor="text1"/>
            <w:kern w:val="0"/>
            <w:lang w:eastAsia="nb-NO"/>
            <w14:ligatures w14:val="none"/>
          </w:rPr>
          <w:t>that</w:t>
        </w:r>
      </w:ins>
      <w:proofErr w:type="spellEnd"/>
      <w:del w:id="139" w:author="Brage Johansen" w:date="2026-03-29T10:54:00Z" w16du:dateUtc="2026-03-29T08:54:00Z">
        <w:r w:rsidRPr="00A77D5E" w:rsidDel="00D33F64">
          <w:rPr>
            <w:rFonts w:ascii="Times New Roman" w:eastAsia="Times New Roman" w:hAnsi="Times New Roman" w:cs="Times New Roman"/>
            <w:color w:val="000000" w:themeColor="text1"/>
            <w:kern w:val="0"/>
            <w:lang w:eastAsia="nb-NO"/>
            <w14:ligatures w14:val="none"/>
          </w:rPr>
          <w:delText>,</w:delText>
        </w:r>
      </w:del>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to</w:t>
      </w:r>
      <w:ins w:id="140" w:author="Brage Johansen" w:date="2026-03-29T10:54:00Z" w16du:dateUtc="2026-03-29T08:54:00Z">
        <w:r w:rsidR="00D33F64">
          <w:rPr>
            <w:rFonts w:ascii="Times New Roman" w:eastAsia="Times New Roman" w:hAnsi="Times New Roman" w:cs="Times New Roman"/>
            <w:color w:val="000000" w:themeColor="text1"/>
            <w:kern w:val="0"/>
            <w:lang w:eastAsia="nb-NO"/>
            <w14:ligatures w14:val="none"/>
          </w:rPr>
          <w:t>pped</w:t>
        </w:r>
      </w:ins>
      <w:proofErr w:type="spellEnd"/>
      <w:del w:id="141" w:author="Brage Johansen" w:date="2026-03-29T10:54:00Z" w16du:dateUtc="2026-03-29T08:54:00Z">
        <w:r w:rsidRPr="00A77D5E" w:rsidDel="00D33F64">
          <w:rPr>
            <w:rFonts w:ascii="Times New Roman" w:eastAsia="Times New Roman" w:hAnsi="Times New Roman" w:cs="Times New Roman"/>
            <w:color w:val="000000" w:themeColor="text1"/>
            <w:kern w:val="0"/>
            <w:lang w:eastAsia="nb-NO"/>
            <w14:ligatures w14:val="none"/>
          </w:rPr>
          <w:delText>ps near</w:delText>
        </w:r>
      </w:del>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July</w:t>
      </w:r>
      <w:proofErr w:type="spellEnd"/>
      <w:r w:rsidRPr="00A77D5E">
        <w:rPr>
          <w:rFonts w:ascii="Times New Roman" w:eastAsia="Times New Roman" w:hAnsi="Times New Roman" w:cs="Times New Roman"/>
          <w:color w:val="000000" w:themeColor="text1"/>
          <w:kern w:val="0"/>
          <w:lang w:eastAsia="nb-NO"/>
          <w14:ligatures w14:val="none"/>
        </w:rPr>
        <w:t xml:space="preserve"> 2025</w:t>
      </w:r>
      <w:del w:id="142" w:author="Brage Johansen" w:date="2026-03-29T10:55:00Z" w16du:dateUtc="2026-03-29T08:55:00Z">
        <w:r w:rsidRPr="00A77D5E" w:rsidDel="00D33F64">
          <w:rPr>
            <w:rFonts w:ascii="Times New Roman" w:eastAsia="Times New Roman" w:hAnsi="Times New Roman" w:cs="Times New Roman"/>
            <w:color w:val="000000" w:themeColor="text1"/>
            <w:kern w:val="0"/>
            <w:lang w:eastAsia="nb-NO"/>
            <w14:ligatures w14:val="none"/>
          </w:rPr>
          <w:delText xml:space="preserve"> at sunspot 115</w:delText>
        </w:r>
      </w:del>
      <w:r w:rsidRPr="00A77D5E">
        <w:rPr>
          <w:rFonts w:ascii="Times New Roman" w:eastAsia="Times New Roman" w:hAnsi="Times New Roman" w:cs="Times New Roman"/>
          <w:color w:val="000000" w:themeColor="text1"/>
          <w:kern w:val="0"/>
          <w:lang w:eastAsia="nb-NO"/>
          <w14:ligatures w14:val="none"/>
        </w:rPr>
        <w:t xml:space="preserve">. </w:t>
      </w:r>
      <w:proofErr w:type="spellStart"/>
      <w:r w:rsidRPr="00A77D5E">
        <w:rPr>
          <w:rFonts w:ascii="Times New Roman" w:eastAsia="Times New Roman" w:hAnsi="Times New Roman" w:cs="Times New Roman"/>
          <w:color w:val="000000" w:themeColor="text1"/>
          <w:kern w:val="0"/>
          <w:lang w:eastAsia="nb-NO"/>
          <w14:ligatures w14:val="none"/>
        </w:rPr>
        <w:t>Ice-core</w:t>
      </w:r>
      <w:ins w:id="143" w:author="Brage Johansen" w:date="2026-03-29T10:52:00Z" w16du:dateUtc="2026-03-29T08:52:00Z">
        <w:r w:rsidR="00D33F64">
          <w:rPr>
            <w:rFonts w:ascii="Times New Roman" w:eastAsia="Times New Roman" w:hAnsi="Times New Roman" w:cs="Times New Roman"/>
            <w:color w:val="000000" w:themeColor="text1"/>
            <w:kern w:val="0"/>
            <w:lang w:eastAsia="nb-NO"/>
            <w14:ligatures w14:val="none"/>
          </w:rPr>
          <w:t>s</w:t>
        </w:r>
        <w:proofErr w:type="spellEnd"/>
        <w:r w:rsidR="00D33F64">
          <w:rPr>
            <w:rFonts w:ascii="Times New Roman" w:eastAsia="Times New Roman" w:hAnsi="Times New Roman" w:cs="Times New Roman"/>
            <w:color w:val="000000" w:themeColor="text1"/>
            <w:kern w:val="0"/>
            <w:lang w:eastAsia="nb-NO"/>
            <w14:ligatures w14:val="none"/>
          </w:rPr>
          <w:t xml:space="preserve"> show</w:t>
        </w:r>
      </w:ins>
      <w:r w:rsidRPr="00A77D5E">
        <w:rPr>
          <w:rFonts w:ascii="Times New Roman" w:eastAsia="Times New Roman" w:hAnsi="Times New Roman" w:cs="Times New Roman"/>
          <w:color w:val="000000" w:themeColor="text1"/>
          <w:kern w:val="0"/>
          <w:lang w:eastAsia="nb-NO"/>
          <w14:ligatures w14:val="none"/>
        </w:rPr>
        <w:t xml:space="preserve"> beryllium-10 </w:t>
      </w:r>
      <w:proofErr w:type="spellStart"/>
      <w:ins w:id="144" w:author="Brage Johansen" w:date="2026-03-29T10:52:00Z" w16du:dateUtc="2026-03-29T08:52:00Z">
        <w:r w:rsidR="00D33F64">
          <w:rPr>
            <w:rFonts w:ascii="Times New Roman" w:eastAsia="Times New Roman" w:hAnsi="Times New Roman" w:cs="Times New Roman"/>
            <w:color w:val="000000" w:themeColor="text1"/>
            <w:kern w:val="0"/>
            <w:lang w:eastAsia="nb-NO"/>
            <w14:ligatures w14:val="none"/>
          </w:rPr>
          <w:t>peaks</w:t>
        </w:r>
        <w:proofErr w:type="spellEnd"/>
        <w:r w:rsidR="00D33F64">
          <w:rPr>
            <w:rFonts w:ascii="Times New Roman" w:eastAsia="Times New Roman" w:hAnsi="Times New Roman" w:cs="Times New Roman"/>
            <w:color w:val="000000" w:themeColor="text1"/>
            <w:kern w:val="0"/>
            <w:lang w:eastAsia="nb-NO"/>
            <w14:ligatures w14:val="none"/>
          </w:rPr>
          <w:t xml:space="preserve"> </w:t>
        </w:r>
        <w:proofErr w:type="spellStart"/>
        <w:r w:rsidR="00D33F64">
          <w:rPr>
            <w:rFonts w:ascii="Times New Roman" w:eastAsia="Times New Roman" w:hAnsi="Times New Roman" w:cs="Times New Roman"/>
            <w:color w:val="000000" w:themeColor="text1"/>
            <w:kern w:val="0"/>
            <w:lang w:eastAsia="nb-NO"/>
            <w14:ligatures w14:val="none"/>
          </w:rPr>
          <w:t>which</w:t>
        </w:r>
        <w:proofErr w:type="spellEnd"/>
        <w:r w:rsidR="00D33F64">
          <w:rPr>
            <w:rFonts w:ascii="Times New Roman" w:eastAsia="Times New Roman" w:hAnsi="Times New Roman" w:cs="Times New Roman"/>
            <w:color w:val="000000" w:themeColor="text1"/>
            <w:kern w:val="0"/>
            <w:lang w:eastAsia="nb-NO"/>
            <w14:ligatures w14:val="none"/>
          </w:rPr>
          <w:t xml:space="preserve"> is a </w:t>
        </w:r>
        <w:proofErr w:type="spellStart"/>
        <w:r w:rsidR="00D33F64">
          <w:rPr>
            <w:rFonts w:ascii="Times New Roman" w:eastAsia="Times New Roman" w:hAnsi="Times New Roman" w:cs="Times New Roman"/>
            <w:color w:val="000000" w:themeColor="text1"/>
            <w:kern w:val="0"/>
            <w:lang w:eastAsia="nb-NO"/>
            <w14:ligatures w14:val="none"/>
          </w:rPr>
          <w:t>sign</w:t>
        </w:r>
        <w:proofErr w:type="spellEnd"/>
        <w:r w:rsidR="00D33F64">
          <w:rPr>
            <w:rFonts w:ascii="Times New Roman" w:eastAsia="Times New Roman" w:hAnsi="Times New Roman" w:cs="Times New Roman"/>
            <w:color w:val="000000" w:themeColor="text1"/>
            <w:kern w:val="0"/>
            <w:lang w:eastAsia="nb-NO"/>
            <w14:ligatures w14:val="none"/>
          </w:rPr>
          <w:t xml:space="preserve"> </w:t>
        </w:r>
        <w:proofErr w:type="spellStart"/>
        <w:r w:rsidR="00D33F64">
          <w:rPr>
            <w:rFonts w:ascii="Times New Roman" w:eastAsia="Times New Roman" w:hAnsi="Times New Roman" w:cs="Times New Roman"/>
            <w:color w:val="000000" w:themeColor="text1"/>
            <w:kern w:val="0"/>
            <w:lang w:eastAsia="nb-NO"/>
            <w14:ligatures w14:val="none"/>
          </w:rPr>
          <w:t>of</w:t>
        </w:r>
        <w:proofErr w:type="spellEnd"/>
        <w:r w:rsidR="00D33F64">
          <w:rPr>
            <w:rFonts w:ascii="Times New Roman" w:eastAsia="Times New Roman" w:hAnsi="Times New Roman" w:cs="Times New Roman"/>
            <w:color w:val="000000" w:themeColor="text1"/>
            <w:kern w:val="0"/>
            <w:lang w:eastAsia="nb-NO"/>
            <w14:ligatures w14:val="none"/>
          </w:rPr>
          <w:t xml:space="preserve"> a major hit on Earth</w:t>
        </w:r>
      </w:ins>
      <w:ins w:id="145" w:author="Brage Johansen" w:date="2026-03-29T10:53:00Z" w16du:dateUtc="2026-03-29T08:53:00Z">
        <w:r w:rsidR="00D33F64">
          <w:rPr>
            <w:rFonts w:ascii="Times New Roman" w:eastAsia="Times New Roman" w:hAnsi="Times New Roman" w:cs="Times New Roman"/>
            <w:color w:val="000000" w:themeColor="text1"/>
            <w:kern w:val="0"/>
            <w:lang w:eastAsia="nb-NO"/>
            <w14:ligatures w14:val="none"/>
          </w:rPr>
          <w:t xml:space="preserve">, </w:t>
        </w:r>
        <w:proofErr w:type="spellStart"/>
        <w:r w:rsidR="00D33F64">
          <w:rPr>
            <w:rFonts w:ascii="Times New Roman" w:eastAsia="Times New Roman" w:hAnsi="Times New Roman" w:cs="Times New Roman"/>
            <w:color w:val="000000" w:themeColor="text1"/>
            <w:kern w:val="0"/>
            <w:lang w:eastAsia="nb-NO"/>
            <w14:ligatures w14:val="none"/>
          </w:rPr>
          <w:t>that</w:t>
        </w:r>
        <w:proofErr w:type="spellEnd"/>
        <w:r w:rsidR="00D33F64">
          <w:rPr>
            <w:rFonts w:ascii="Times New Roman" w:eastAsia="Times New Roman" w:hAnsi="Times New Roman" w:cs="Times New Roman"/>
            <w:color w:val="000000" w:themeColor="text1"/>
            <w:kern w:val="0"/>
            <w:lang w:eastAsia="nb-NO"/>
            <w14:ligatures w14:val="none"/>
          </w:rPr>
          <w:t xml:space="preserve"> a</w:t>
        </w:r>
      </w:ins>
      <w:ins w:id="146" w:author="Brage Johansen" w:date="2026-03-29T10:52:00Z" w16du:dateUtc="2026-03-29T08:52:00Z">
        <w:r w:rsidR="00D33F64">
          <w:rPr>
            <w:rFonts w:ascii="Times New Roman" w:eastAsia="Times New Roman" w:hAnsi="Times New Roman" w:cs="Times New Roman"/>
            <w:color w:val="000000" w:themeColor="text1"/>
            <w:kern w:val="0"/>
            <w:lang w:eastAsia="nb-NO"/>
            <w14:ligatures w14:val="none"/>
          </w:rPr>
          <w:t xml:space="preserve"> </w:t>
        </w:r>
        <w:proofErr w:type="spellStart"/>
        <w:r w:rsidR="00D33F64">
          <w:rPr>
            <w:rFonts w:ascii="Times New Roman" w:eastAsia="Times New Roman" w:hAnsi="Times New Roman" w:cs="Times New Roman"/>
            <w:color w:val="000000" w:themeColor="text1"/>
            <w:kern w:val="0"/>
            <w:lang w:eastAsia="nb-NO"/>
            <w14:ligatures w14:val="none"/>
          </w:rPr>
          <w:t>Carrington</w:t>
        </w:r>
      </w:ins>
      <w:proofErr w:type="spellEnd"/>
      <w:del w:id="147" w:author="Brage Johansen" w:date="2026-03-29T10:52:00Z" w16du:dateUtc="2026-03-29T08:52:00Z">
        <w:r w:rsidRPr="00A77D5E" w:rsidDel="00D33F64">
          <w:rPr>
            <w:rFonts w:ascii="Times New Roman" w:eastAsia="Times New Roman" w:hAnsi="Times New Roman" w:cs="Times New Roman"/>
            <w:color w:val="000000" w:themeColor="text1"/>
            <w:kern w:val="0"/>
            <w:lang w:eastAsia="nb-NO"/>
            <w14:ligatures w14:val="none"/>
          </w:rPr>
          <w:delText>marks</w:delText>
        </w:r>
      </w:del>
      <w:r w:rsidRPr="00A77D5E">
        <w:rPr>
          <w:rFonts w:ascii="Times New Roman" w:eastAsia="Times New Roman" w:hAnsi="Times New Roman" w:cs="Times New Roman"/>
          <w:color w:val="000000" w:themeColor="text1"/>
          <w:kern w:val="0"/>
          <w:lang w:eastAsia="nb-NO"/>
          <w14:ligatures w14:val="none"/>
        </w:rPr>
        <w:t xml:space="preserve"> 1859-scale </w:t>
      </w:r>
      <w:del w:id="148" w:author="Brage Johansen" w:date="2026-03-29T10:52:00Z" w16du:dateUtc="2026-03-29T08:52:00Z">
        <w:r w:rsidRPr="00A77D5E" w:rsidDel="00D33F64">
          <w:rPr>
            <w:rFonts w:ascii="Times New Roman" w:eastAsia="Times New Roman" w:hAnsi="Times New Roman" w:cs="Times New Roman"/>
            <w:color w:val="000000" w:themeColor="text1"/>
            <w:kern w:val="0"/>
            <w:lang w:eastAsia="nb-NO"/>
            <w14:ligatures w14:val="none"/>
          </w:rPr>
          <w:delText>blasts every 100-150 years</w:delText>
        </w:r>
      </w:del>
      <w:proofErr w:type="spellStart"/>
      <w:ins w:id="149" w:author="Brage Johansen" w:date="2026-03-29T10:52:00Z" w16du:dateUtc="2026-03-29T08:52:00Z">
        <w:r w:rsidR="00D33F64">
          <w:rPr>
            <w:rFonts w:ascii="Times New Roman" w:eastAsia="Times New Roman" w:hAnsi="Times New Roman" w:cs="Times New Roman"/>
            <w:color w:val="000000" w:themeColor="text1"/>
            <w:kern w:val="0"/>
            <w:lang w:eastAsia="nb-NO"/>
            <w14:ligatures w14:val="none"/>
          </w:rPr>
          <w:t>are</w:t>
        </w:r>
        <w:proofErr w:type="spellEnd"/>
        <w:r w:rsidR="00D33F64">
          <w:rPr>
            <w:rFonts w:ascii="Times New Roman" w:eastAsia="Times New Roman" w:hAnsi="Times New Roman" w:cs="Times New Roman"/>
            <w:color w:val="000000" w:themeColor="text1"/>
            <w:kern w:val="0"/>
            <w:lang w:eastAsia="nb-NO"/>
            <w14:ligatures w14:val="none"/>
          </w:rPr>
          <w:t xml:space="preserve"> </w:t>
        </w:r>
        <w:proofErr w:type="spellStart"/>
        <w:r w:rsidR="00D33F64">
          <w:rPr>
            <w:rFonts w:ascii="Times New Roman" w:eastAsia="Times New Roman" w:hAnsi="Times New Roman" w:cs="Times New Roman"/>
            <w:color w:val="000000" w:themeColor="text1"/>
            <w:kern w:val="0"/>
            <w:lang w:eastAsia="nb-NO"/>
            <w14:ligatures w14:val="none"/>
          </w:rPr>
          <w:t>recorded</w:t>
        </w:r>
        <w:proofErr w:type="spellEnd"/>
        <w:r w:rsidR="00D33F64">
          <w:rPr>
            <w:rFonts w:ascii="Times New Roman" w:eastAsia="Times New Roman" w:hAnsi="Times New Roman" w:cs="Times New Roman"/>
            <w:color w:val="000000" w:themeColor="text1"/>
            <w:kern w:val="0"/>
            <w:lang w:eastAsia="nb-NO"/>
            <w14:ligatures w14:val="none"/>
          </w:rPr>
          <w:t xml:space="preserve"> in</w:t>
        </w:r>
      </w:ins>
      <w:del w:id="150" w:author="Brage Johansen" w:date="2026-03-29T10:52:00Z" w16du:dateUtc="2026-03-29T08:52:00Z">
        <w:r w:rsidRPr="00A77D5E" w:rsidDel="00D33F64">
          <w:rPr>
            <w:rFonts w:ascii="Times New Roman" w:eastAsia="Times New Roman" w:hAnsi="Times New Roman" w:cs="Times New Roman"/>
            <w:color w:val="000000" w:themeColor="text1"/>
            <w:kern w:val="0"/>
            <w:lang w:eastAsia="nb-NO"/>
            <w14:ligatures w14:val="none"/>
          </w:rPr>
          <w:delText>:</w:delText>
        </w:r>
      </w:del>
      <w:r w:rsidRPr="00A77D5E">
        <w:rPr>
          <w:rFonts w:ascii="Times New Roman" w:eastAsia="Times New Roman" w:hAnsi="Times New Roman" w:cs="Times New Roman"/>
          <w:color w:val="000000" w:themeColor="text1"/>
          <w:kern w:val="0"/>
          <w:lang w:eastAsia="nb-NO"/>
          <w14:ligatures w14:val="none"/>
        </w:rPr>
        <w:t xml:space="preserve"> AD 717, 1770, 1839.</w:t>
      </w:r>
      <w:ins w:id="151" w:author="Brage Johansen" w:date="2026-03-29T10:53:00Z" w16du:dateUtc="2026-03-29T08:53:00Z">
        <w:r w:rsidR="00D33F64">
          <w:rPr>
            <w:rFonts w:ascii="Times New Roman" w:eastAsia="Times New Roman" w:hAnsi="Times New Roman" w:cs="Times New Roman"/>
            <w:color w:val="000000" w:themeColor="text1"/>
            <w:kern w:val="0"/>
            <w:lang w:eastAsia="nb-NO"/>
            <w14:ligatures w14:val="none"/>
          </w:rPr>
          <w:t xml:space="preserve"> </w:t>
        </w:r>
      </w:ins>
      <w:proofErr w:type="spellStart"/>
      <w:ins w:id="152" w:author="Brage Johansen" w:date="2026-03-29T11:11:00Z" w16du:dateUtc="2026-03-29T09:11:00Z">
        <w:r w:rsidR="00336D85">
          <w:rPr>
            <w:rFonts w:ascii="Times New Roman" w:eastAsia="Times New Roman" w:hAnsi="Times New Roman" w:cs="Times New Roman"/>
            <w:color w:val="000000" w:themeColor="text1"/>
            <w:kern w:val="0"/>
            <w:lang w:eastAsia="nb-NO"/>
            <w14:ligatures w14:val="none"/>
          </w:rPr>
          <w:t>Today</w:t>
        </w:r>
        <w:proofErr w:type="spellEnd"/>
        <w:r w:rsidR="00336D85">
          <w:rPr>
            <w:rFonts w:ascii="Times New Roman" w:eastAsia="Times New Roman" w:hAnsi="Times New Roman" w:cs="Times New Roman"/>
            <w:color w:val="000000" w:themeColor="text1"/>
            <w:kern w:val="0"/>
            <w:lang w:eastAsia="nb-NO"/>
            <w14:ligatures w14:val="none"/>
          </w:rPr>
          <w:t xml:space="preserve">, </w:t>
        </w:r>
        <w:proofErr w:type="spellStart"/>
        <w:r w:rsidR="00336D85">
          <w:rPr>
            <w:rFonts w:ascii="Times New Roman" w:eastAsia="Times New Roman" w:hAnsi="Times New Roman" w:cs="Times New Roman"/>
            <w:color w:val="000000" w:themeColor="text1"/>
            <w:kern w:val="0"/>
            <w:lang w:eastAsia="nb-NO"/>
            <w14:ligatures w14:val="none"/>
          </w:rPr>
          <w:t>experts</w:t>
        </w:r>
        <w:proofErr w:type="spellEnd"/>
        <w:r w:rsidR="00336D85">
          <w:rPr>
            <w:rFonts w:ascii="Times New Roman" w:eastAsia="Times New Roman" w:hAnsi="Times New Roman" w:cs="Times New Roman"/>
            <w:color w:val="000000" w:themeColor="text1"/>
            <w:kern w:val="0"/>
            <w:lang w:eastAsia="nb-NO"/>
            <w14:ligatures w14:val="none"/>
          </w:rPr>
          <w:t xml:space="preserve"> </w:t>
        </w:r>
        <w:proofErr w:type="spellStart"/>
        <w:r w:rsidR="00336D85">
          <w:rPr>
            <w:rFonts w:ascii="Times New Roman" w:eastAsia="Times New Roman" w:hAnsi="Times New Roman" w:cs="Times New Roman"/>
            <w:color w:val="000000" w:themeColor="text1"/>
            <w:kern w:val="0"/>
            <w:lang w:eastAsia="nb-NO"/>
            <w14:ligatures w14:val="none"/>
          </w:rPr>
          <w:t>call</w:t>
        </w:r>
        <w:proofErr w:type="spellEnd"/>
        <w:r w:rsidR="00336D85">
          <w:rPr>
            <w:rFonts w:ascii="Times New Roman" w:eastAsia="Times New Roman" w:hAnsi="Times New Roman" w:cs="Times New Roman"/>
            <w:color w:val="000000" w:themeColor="text1"/>
            <w:kern w:val="0"/>
            <w:lang w:eastAsia="nb-NO"/>
            <w14:ligatures w14:val="none"/>
          </w:rPr>
          <w:t xml:space="preserve"> a </w:t>
        </w:r>
        <w:proofErr w:type="spellStart"/>
        <w:r w:rsidR="00336D85">
          <w:rPr>
            <w:rFonts w:ascii="Times New Roman" w:eastAsia="Times New Roman" w:hAnsi="Times New Roman" w:cs="Times New Roman"/>
            <w:color w:val="000000" w:themeColor="text1"/>
            <w:kern w:val="0"/>
            <w:lang w:eastAsia="nb-NO"/>
            <w14:ligatures w14:val="none"/>
          </w:rPr>
          <w:t>Carrington</w:t>
        </w:r>
        <w:proofErr w:type="spellEnd"/>
        <w:r w:rsidR="00336D85">
          <w:rPr>
            <w:rFonts w:ascii="Times New Roman" w:eastAsia="Times New Roman" w:hAnsi="Times New Roman" w:cs="Times New Roman"/>
            <w:color w:val="000000" w:themeColor="text1"/>
            <w:kern w:val="0"/>
            <w:lang w:eastAsia="nb-NO"/>
            <w14:ligatures w14:val="none"/>
          </w:rPr>
          <w:t xml:space="preserve"> </w:t>
        </w:r>
        <w:proofErr w:type="spellStart"/>
        <w:r w:rsidR="00336D85">
          <w:rPr>
            <w:rFonts w:ascii="Times New Roman" w:eastAsia="Times New Roman" w:hAnsi="Times New Roman" w:cs="Times New Roman"/>
            <w:color w:val="000000" w:themeColor="text1"/>
            <w:kern w:val="0"/>
            <w:lang w:eastAsia="nb-NO"/>
            <w14:ligatures w14:val="none"/>
          </w:rPr>
          <w:t>event</w:t>
        </w:r>
        <w:proofErr w:type="spellEnd"/>
        <w:r w:rsidR="00336D85">
          <w:rPr>
            <w:rFonts w:ascii="Times New Roman" w:eastAsia="Times New Roman" w:hAnsi="Times New Roman" w:cs="Times New Roman"/>
            <w:color w:val="000000" w:themeColor="text1"/>
            <w:kern w:val="0"/>
            <w:lang w:eastAsia="nb-NO"/>
            <w14:ligatures w14:val="none"/>
          </w:rPr>
          <w:t xml:space="preserve"> is pro</w:t>
        </w:r>
      </w:ins>
      <w:ins w:id="153" w:author="Brage Johansen" w:date="2026-03-29T11:12:00Z" w16du:dateUtc="2026-03-29T09:12:00Z">
        <w:r w:rsidR="00336D85">
          <w:rPr>
            <w:rFonts w:ascii="Times New Roman" w:eastAsia="Times New Roman" w:hAnsi="Times New Roman" w:cs="Times New Roman"/>
            <w:color w:val="000000" w:themeColor="text1"/>
            <w:kern w:val="0"/>
            <w:lang w:eastAsia="nb-NO"/>
            <w14:ligatures w14:val="none"/>
          </w:rPr>
          <w:t xml:space="preserve">bable </w:t>
        </w:r>
        <w:proofErr w:type="spellStart"/>
        <w:r w:rsidR="00336D85">
          <w:rPr>
            <w:rFonts w:ascii="Times New Roman" w:eastAsia="Times New Roman" w:hAnsi="Times New Roman" w:cs="Times New Roman"/>
            <w:color w:val="000000" w:themeColor="text1"/>
            <w:kern w:val="0"/>
            <w:lang w:eastAsia="nb-NO"/>
            <w14:ligatures w14:val="none"/>
          </w:rPr>
          <w:t>every</w:t>
        </w:r>
        <w:proofErr w:type="spellEnd"/>
        <w:r w:rsidR="00336D85">
          <w:rPr>
            <w:rFonts w:ascii="Times New Roman" w:eastAsia="Times New Roman" w:hAnsi="Times New Roman" w:cs="Times New Roman"/>
            <w:color w:val="000000" w:themeColor="text1"/>
            <w:kern w:val="0"/>
            <w:lang w:eastAsia="nb-NO"/>
            <w14:ligatures w14:val="none"/>
          </w:rPr>
          <w:t xml:space="preserve"> 150 </w:t>
        </w:r>
        <w:proofErr w:type="spellStart"/>
        <w:r w:rsidR="00336D85">
          <w:rPr>
            <w:rFonts w:ascii="Times New Roman" w:eastAsia="Times New Roman" w:hAnsi="Times New Roman" w:cs="Times New Roman"/>
            <w:color w:val="000000" w:themeColor="text1"/>
            <w:kern w:val="0"/>
            <w:lang w:eastAsia="nb-NO"/>
            <w14:ligatures w14:val="none"/>
          </w:rPr>
          <w:t>years</w:t>
        </w:r>
        <w:proofErr w:type="spellEnd"/>
        <w:r w:rsidR="00336D85">
          <w:rPr>
            <w:rFonts w:ascii="Times New Roman" w:eastAsia="Times New Roman" w:hAnsi="Times New Roman" w:cs="Times New Roman"/>
            <w:color w:val="000000" w:themeColor="text1"/>
            <w:kern w:val="0"/>
            <w:lang w:eastAsia="nb-NO"/>
            <w14:ligatures w14:val="none"/>
          </w:rPr>
          <w:t>.</w:t>
        </w:r>
      </w:ins>
    </w:p>
    <w:p w14:paraId="57C3A305" w14:textId="142EDD51" w:rsidR="00A77D5E" w:rsidRDefault="00D33F64" w:rsidP="00A77D5E">
      <w:pPr>
        <w:spacing w:before="100" w:beforeAutospacing="1" w:after="100" w:afterAutospacing="1"/>
        <w:rPr>
          <w:ins w:id="154" w:author="Brage Johansen" w:date="2026-03-29T11:04:00Z" w16du:dateUtc="2026-03-29T09:04:00Z"/>
          <w:rFonts w:ascii="Times New Roman" w:eastAsia="Times New Roman" w:hAnsi="Times New Roman" w:cs="Times New Roman"/>
          <w:color w:val="000000" w:themeColor="text1"/>
          <w:kern w:val="0"/>
          <w:lang w:eastAsia="nb-NO"/>
          <w14:ligatures w14:val="none"/>
        </w:rPr>
      </w:pPr>
      <w:proofErr w:type="spellStart"/>
      <w:ins w:id="155" w:author="Brage Johansen" w:date="2026-03-29T10:56:00Z" w16du:dateUtc="2026-03-29T08:56:00Z">
        <w:r>
          <w:rPr>
            <w:rFonts w:ascii="Times New Roman" w:eastAsia="Times New Roman" w:hAnsi="Times New Roman" w:cs="Times New Roman"/>
            <w:color w:val="000000" w:themeColor="text1"/>
            <w:kern w:val="0"/>
            <w:lang w:eastAsia="nb-NO"/>
            <w14:ligatures w14:val="none"/>
          </w:rPr>
          <w:t>Luckil</w:t>
        </w:r>
      </w:ins>
      <w:ins w:id="156" w:author="Brage Johansen" w:date="2026-03-29T10:57:00Z" w16du:dateUtc="2026-03-29T08:57:00Z">
        <w:r>
          <w:rPr>
            <w:rFonts w:ascii="Times New Roman" w:eastAsia="Times New Roman" w:hAnsi="Times New Roman" w:cs="Times New Roman"/>
            <w:color w:val="000000" w:themeColor="text1"/>
            <w:kern w:val="0"/>
            <w:lang w:eastAsia="nb-NO"/>
            <w14:ligatures w14:val="none"/>
          </w:rPr>
          <w:t>y</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we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now</w:t>
        </w:r>
        <w:proofErr w:type="spellEnd"/>
        <w:r>
          <w:rPr>
            <w:rFonts w:ascii="Times New Roman" w:eastAsia="Times New Roman" w:hAnsi="Times New Roman" w:cs="Times New Roman"/>
            <w:color w:val="000000" w:themeColor="text1"/>
            <w:kern w:val="0"/>
            <w:lang w:eastAsia="nb-NO"/>
            <w14:ligatures w14:val="none"/>
          </w:rPr>
          <w:t xml:space="preserve"> monitor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solar </w:t>
        </w:r>
        <w:proofErr w:type="spellStart"/>
        <w:r>
          <w:rPr>
            <w:rFonts w:ascii="Times New Roman" w:eastAsia="Times New Roman" w:hAnsi="Times New Roman" w:cs="Times New Roman"/>
            <w:color w:val="000000" w:themeColor="text1"/>
            <w:kern w:val="0"/>
            <w:lang w:eastAsia="nb-NO"/>
            <w14:ligatures w14:val="none"/>
          </w:rPr>
          <w:t>space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weather</w:t>
        </w:r>
        <w:proofErr w:type="spellEnd"/>
        <w:r>
          <w:rPr>
            <w:rFonts w:ascii="Times New Roman" w:eastAsia="Times New Roman" w:hAnsi="Times New Roman" w:cs="Times New Roman"/>
            <w:color w:val="000000" w:themeColor="text1"/>
            <w:kern w:val="0"/>
            <w:lang w:eastAsia="nb-NO"/>
            <w14:ligatures w14:val="none"/>
          </w:rPr>
          <w:t xml:space="preserve"> with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w:t>
        </w:r>
      </w:ins>
      <w:r w:rsidR="00A77D5E" w:rsidRPr="00A77D5E">
        <w:rPr>
          <w:rFonts w:ascii="Times New Roman" w:eastAsia="Times New Roman" w:hAnsi="Times New Roman" w:cs="Times New Roman"/>
          <w:color w:val="000000" w:themeColor="text1"/>
          <w:kern w:val="0"/>
          <w:lang w:eastAsia="nb-NO"/>
          <w14:ligatures w14:val="none"/>
        </w:rPr>
        <w:t xml:space="preserve">SOHO and </w:t>
      </w:r>
      <w:proofErr w:type="spellStart"/>
      <w:r w:rsidR="00A77D5E" w:rsidRPr="00A77D5E">
        <w:rPr>
          <w:rFonts w:ascii="Times New Roman" w:eastAsia="Times New Roman" w:hAnsi="Times New Roman" w:cs="Times New Roman"/>
          <w:color w:val="000000" w:themeColor="text1"/>
          <w:kern w:val="0"/>
          <w:lang w:eastAsia="nb-NO"/>
          <w14:ligatures w14:val="none"/>
        </w:rPr>
        <w:t>SDO</w:t>
      </w:r>
      <w:proofErr w:type="spellEnd"/>
      <w:r w:rsidR="00A77D5E" w:rsidRPr="00A77D5E">
        <w:rPr>
          <w:rFonts w:ascii="Times New Roman" w:eastAsia="Times New Roman" w:hAnsi="Times New Roman" w:cs="Times New Roman"/>
          <w:color w:val="000000" w:themeColor="text1"/>
          <w:kern w:val="0"/>
          <w:lang w:eastAsia="nb-NO"/>
          <w14:ligatures w14:val="none"/>
        </w:rPr>
        <w:t xml:space="preserve"> </w:t>
      </w:r>
      <w:proofErr w:type="spellStart"/>
      <w:ins w:id="157" w:author="Brage Johansen" w:date="2026-03-29T10:57:00Z" w16du:dateUtc="2026-03-29T08:57:00Z">
        <w:r>
          <w:rPr>
            <w:rFonts w:ascii="Times New Roman" w:eastAsia="Times New Roman" w:hAnsi="Times New Roman" w:cs="Times New Roman"/>
            <w:color w:val="000000" w:themeColor="text1"/>
            <w:kern w:val="0"/>
            <w:lang w:eastAsia="nb-NO"/>
            <w14:ligatures w14:val="none"/>
          </w:rPr>
          <w:t>projects</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Their</w:t>
        </w:r>
        <w:proofErr w:type="spellEnd"/>
        <w:r>
          <w:rPr>
            <w:rFonts w:ascii="Times New Roman" w:eastAsia="Times New Roman" w:hAnsi="Times New Roman" w:cs="Times New Roman"/>
            <w:color w:val="000000" w:themeColor="text1"/>
            <w:kern w:val="0"/>
            <w:lang w:eastAsia="nb-NO"/>
            <w14:ligatures w14:val="none"/>
          </w:rPr>
          <w:t xml:space="preserve"> </w:t>
        </w:r>
      </w:ins>
      <w:proofErr w:type="spellStart"/>
      <w:r w:rsidR="00A77D5E" w:rsidRPr="00A77D5E">
        <w:rPr>
          <w:rFonts w:ascii="Times New Roman" w:eastAsia="Times New Roman" w:hAnsi="Times New Roman" w:cs="Times New Roman"/>
          <w:color w:val="000000" w:themeColor="text1"/>
          <w:kern w:val="0"/>
          <w:lang w:eastAsia="nb-NO"/>
          <w14:ligatures w14:val="none"/>
        </w:rPr>
        <w:t>coronagraphs</w:t>
      </w:r>
      <w:proofErr w:type="spellEnd"/>
      <w:r w:rsidR="00A77D5E" w:rsidRPr="00A77D5E">
        <w:rPr>
          <w:rFonts w:ascii="Times New Roman" w:eastAsia="Times New Roman" w:hAnsi="Times New Roman" w:cs="Times New Roman"/>
          <w:color w:val="000000" w:themeColor="text1"/>
          <w:kern w:val="0"/>
          <w:lang w:eastAsia="nb-NO"/>
          <w14:ligatures w14:val="none"/>
        </w:rPr>
        <w:t xml:space="preserve"> spot </w:t>
      </w:r>
      <w:proofErr w:type="spellStart"/>
      <w:r w:rsidR="00A77D5E" w:rsidRPr="00A77D5E">
        <w:rPr>
          <w:rFonts w:ascii="Times New Roman" w:eastAsia="Times New Roman" w:hAnsi="Times New Roman" w:cs="Times New Roman"/>
          <w:color w:val="000000" w:themeColor="text1"/>
          <w:kern w:val="0"/>
          <w:lang w:eastAsia="nb-NO"/>
          <w14:ligatures w14:val="none"/>
        </w:rPr>
        <w:t>coronal</w:t>
      </w:r>
      <w:proofErr w:type="spellEnd"/>
      <w:r w:rsidR="00A77D5E" w:rsidRPr="00A77D5E">
        <w:rPr>
          <w:rFonts w:ascii="Times New Roman" w:eastAsia="Times New Roman" w:hAnsi="Times New Roman" w:cs="Times New Roman"/>
          <w:color w:val="000000" w:themeColor="text1"/>
          <w:kern w:val="0"/>
          <w:lang w:eastAsia="nb-NO"/>
          <w14:ligatures w14:val="none"/>
        </w:rPr>
        <w:t xml:space="preserve"> </w:t>
      </w:r>
      <w:proofErr w:type="spellStart"/>
      <w:r w:rsidR="00A77D5E" w:rsidRPr="00A77D5E">
        <w:rPr>
          <w:rFonts w:ascii="Times New Roman" w:eastAsia="Times New Roman" w:hAnsi="Times New Roman" w:cs="Times New Roman"/>
          <w:color w:val="000000" w:themeColor="text1"/>
          <w:kern w:val="0"/>
          <w:lang w:eastAsia="nb-NO"/>
          <w14:ligatures w14:val="none"/>
        </w:rPr>
        <w:t>mass</w:t>
      </w:r>
      <w:proofErr w:type="spellEnd"/>
      <w:r w:rsidR="00A77D5E" w:rsidRPr="00A77D5E">
        <w:rPr>
          <w:rFonts w:ascii="Times New Roman" w:eastAsia="Times New Roman" w:hAnsi="Times New Roman" w:cs="Times New Roman"/>
          <w:color w:val="000000" w:themeColor="text1"/>
          <w:kern w:val="0"/>
          <w:lang w:eastAsia="nb-NO"/>
          <w14:ligatures w14:val="none"/>
        </w:rPr>
        <w:t xml:space="preserve"> </w:t>
      </w:r>
      <w:proofErr w:type="spellStart"/>
      <w:r w:rsidR="00A77D5E" w:rsidRPr="00A77D5E">
        <w:rPr>
          <w:rFonts w:ascii="Times New Roman" w:eastAsia="Times New Roman" w:hAnsi="Times New Roman" w:cs="Times New Roman"/>
          <w:color w:val="000000" w:themeColor="text1"/>
          <w:kern w:val="0"/>
          <w:lang w:eastAsia="nb-NO"/>
          <w14:ligatures w14:val="none"/>
        </w:rPr>
        <w:t>ejections</w:t>
      </w:r>
      <w:proofErr w:type="spellEnd"/>
      <w:r w:rsidR="00A77D5E" w:rsidRPr="00A77D5E">
        <w:rPr>
          <w:rFonts w:ascii="Times New Roman" w:eastAsia="Times New Roman" w:hAnsi="Times New Roman" w:cs="Times New Roman"/>
          <w:color w:val="000000" w:themeColor="text1"/>
          <w:kern w:val="0"/>
          <w:lang w:eastAsia="nb-NO"/>
          <w14:ligatures w14:val="none"/>
        </w:rPr>
        <w:t xml:space="preserve"> </w:t>
      </w:r>
      <w:ins w:id="158" w:author="Brage Johansen" w:date="2026-03-29T10:57:00Z" w16du:dateUtc="2026-03-29T08:57:00Z">
        <w:r>
          <w:rPr>
            <w:rFonts w:ascii="Times New Roman" w:eastAsia="Times New Roman" w:hAnsi="Times New Roman" w:cs="Times New Roman"/>
            <w:color w:val="000000" w:themeColor="text1"/>
            <w:kern w:val="0"/>
            <w:lang w:eastAsia="nb-NO"/>
            <w14:ligatures w14:val="none"/>
          </w:rPr>
          <w:t xml:space="preserve">and </w:t>
        </w:r>
      </w:ins>
      <w:del w:id="159" w:author="Brage Johansen" w:date="2026-03-29T10:57:00Z" w16du:dateUtc="2026-03-29T08:57:00Z">
        <w:r w:rsidR="00A77D5E" w:rsidRPr="00A77D5E" w:rsidDel="00D33F64">
          <w:rPr>
            <w:rFonts w:ascii="Times New Roman" w:eastAsia="Times New Roman" w:hAnsi="Times New Roman" w:cs="Times New Roman"/>
            <w:color w:val="000000" w:themeColor="text1"/>
            <w:kern w:val="0"/>
            <w:lang w:eastAsia="nb-NO"/>
            <w14:ligatures w14:val="none"/>
          </w:rPr>
          <w:delText xml:space="preserve">days ahead. Earth-directed ones </w:delText>
        </w:r>
      </w:del>
      <w:del w:id="160" w:author="Brage Johansen" w:date="2026-03-29T10:56:00Z" w16du:dateUtc="2026-03-29T08:56:00Z">
        <w:r w:rsidR="00A77D5E" w:rsidRPr="00A77D5E" w:rsidDel="00D33F64">
          <w:rPr>
            <w:rFonts w:ascii="Times New Roman" w:eastAsia="Times New Roman" w:hAnsi="Times New Roman" w:cs="Times New Roman"/>
            <w:color w:val="000000" w:themeColor="text1"/>
            <w:kern w:val="0"/>
            <w:lang w:eastAsia="nb-NO"/>
            <w14:ligatures w14:val="none"/>
          </w:rPr>
          <w:delText xml:space="preserve">warn </w:delText>
        </w:r>
      </w:del>
      <w:proofErr w:type="spellStart"/>
      <w:ins w:id="161" w:author="Brage Johansen" w:date="2026-03-29T10:56:00Z" w16du:dateUtc="2026-03-29T08:56:00Z">
        <w:r>
          <w:rPr>
            <w:rFonts w:ascii="Times New Roman" w:eastAsia="Times New Roman" w:hAnsi="Times New Roman" w:cs="Times New Roman"/>
            <w:color w:val="000000" w:themeColor="text1"/>
            <w:kern w:val="0"/>
            <w:lang w:eastAsia="nb-NO"/>
            <w14:ligatures w14:val="none"/>
          </w:rPr>
          <w:t>can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provide</w:t>
        </w:r>
        <w:proofErr w:type="spellEnd"/>
        <w:r>
          <w:rPr>
            <w:rFonts w:ascii="Times New Roman" w:eastAsia="Times New Roman" w:hAnsi="Times New Roman" w:cs="Times New Roman"/>
            <w:color w:val="000000" w:themeColor="text1"/>
            <w:kern w:val="0"/>
            <w:lang w:eastAsia="nb-NO"/>
            <w14:ligatures w14:val="none"/>
          </w:rPr>
          <w:t xml:space="preserve"> a </w:t>
        </w:r>
        <w:proofErr w:type="spellStart"/>
        <w:r>
          <w:rPr>
            <w:rFonts w:ascii="Times New Roman" w:eastAsia="Times New Roman" w:hAnsi="Times New Roman" w:cs="Times New Roman"/>
            <w:color w:val="000000" w:themeColor="text1"/>
            <w:kern w:val="0"/>
            <w:lang w:eastAsia="nb-NO"/>
            <w14:ligatures w14:val="none"/>
          </w:rPr>
          <w:t>warning</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of</w:t>
        </w:r>
        <w:proofErr w:type="spellEnd"/>
        <w:r w:rsidRPr="00A77D5E">
          <w:rPr>
            <w:rFonts w:ascii="Times New Roman" w:eastAsia="Times New Roman" w:hAnsi="Times New Roman" w:cs="Times New Roman"/>
            <w:color w:val="000000" w:themeColor="text1"/>
            <w:kern w:val="0"/>
            <w:lang w:eastAsia="nb-NO"/>
            <w14:ligatures w14:val="none"/>
          </w:rPr>
          <w:t xml:space="preserve"> </w:t>
        </w:r>
      </w:ins>
      <w:r w:rsidR="00A77D5E" w:rsidRPr="00A77D5E">
        <w:rPr>
          <w:rFonts w:ascii="Times New Roman" w:eastAsia="Times New Roman" w:hAnsi="Times New Roman" w:cs="Times New Roman"/>
          <w:color w:val="000000" w:themeColor="text1"/>
          <w:kern w:val="0"/>
          <w:lang w:eastAsia="nb-NO"/>
          <w14:ligatures w14:val="none"/>
        </w:rPr>
        <w:t xml:space="preserve">12-48 </w:t>
      </w:r>
      <w:proofErr w:type="spellStart"/>
      <w:r w:rsidR="00A77D5E" w:rsidRPr="00A77D5E">
        <w:rPr>
          <w:rFonts w:ascii="Times New Roman" w:eastAsia="Times New Roman" w:hAnsi="Times New Roman" w:cs="Times New Roman"/>
          <w:color w:val="000000" w:themeColor="text1"/>
          <w:kern w:val="0"/>
          <w:lang w:eastAsia="nb-NO"/>
          <w14:ligatures w14:val="none"/>
        </w:rPr>
        <w:t>hours</w:t>
      </w:r>
      <w:proofErr w:type="spellEnd"/>
      <w:ins w:id="162" w:author="Brage Johansen" w:date="2026-03-29T10:57:00Z" w16du:dateUtc="2026-03-29T08:57:00Z">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of</w:t>
        </w:r>
        <w:proofErr w:type="spellEnd"/>
        <w:r>
          <w:rPr>
            <w:rFonts w:ascii="Times New Roman" w:eastAsia="Times New Roman" w:hAnsi="Times New Roman" w:cs="Times New Roman"/>
            <w:color w:val="000000" w:themeColor="text1"/>
            <w:kern w:val="0"/>
            <w:lang w:eastAsia="nb-NO"/>
            <w14:ligatures w14:val="none"/>
          </w:rPr>
          <w:t xml:space="preserve"> Earth-</w:t>
        </w:r>
        <w:proofErr w:type="spellStart"/>
        <w:r>
          <w:rPr>
            <w:rFonts w:ascii="Times New Roman" w:eastAsia="Times New Roman" w:hAnsi="Times New Roman" w:cs="Times New Roman"/>
            <w:color w:val="000000" w:themeColor="text1"/>
            <w:kern w:val="0"/>
            <w:lang w:eastAsia="nb-NO"/>
            <w14:ligatures w14:val="none"/>
          </w:rPr>
          <w:t>directed</w:t>
        </w:r>
        <w:proofErr w:type="spellEnd"/>
        <w:r>
          <w:rPr>
            <w:rFonts w:ascii="Times New Roman" w:eastAsia="Times New Roman" w:hAnsi="Times New Roman" w:cs="Times New Roman"/>
            <w:color w:val="000000" w:themeColor="text1"/>
            <w:kern w:val="0"/>
            <w:lang w:eastAsia="nb-NO"/>
            <w14:ligatures w14:val="none"/>
          </w:rPr>
          <w:t xml:space="preserve"> </w:t>
        </w:r>
      </w:ins>
      <w:proofErr w:type="spellStart"/>
      <w:ins w:id="163" w:author="Brage Johansen" w:date="2026-03-29T10:58:00Z" w16du:dateUtc="2026-03-29T08:58:00Z">
        <w:r>
          <w:rPr>
            <w:rFonts w:ascii="Times New Roman" w:eastAsia="Times New Roman" w:hAnsi="Times New Roman" w:cs="Times New Roman"/>
            <w:color w:val="000000" w:themeColor="text1"/>
            <w:kern w:val="0"/>
            <w:lang w:eastAsia="nb-NO"/>
            <w14:ligatures w14:val="none"/>
          </w:rPr>
          <w:t>ones</w:t>
        </w:r>
      </w:ins>
      <w:proofErr w:type="spellEnd"/>
      <w:r w:rsidR="00A77D5E" w:rsidRPr="00A77D5E">
        <w:rPr>
          <w:rFonts w:ascii="Times New Roman" w:eastAsia="Times New Roman" w:hAnsi="Times New Roman" w:cs="Times New Roman"/>
          <w:color w:val="000000" w:themeColor="text1"/>
          <w:kern w:val="0"/>
          <w:lang w:eastAsia="nb-NO"/>
          <w14:ligatures w14:val="none"/>
        </w:rPr>
        <w:t xml:space="preserve">. </w:t>
      </w:r>
      <w:del w:id="164" w:author="Brage Johansen" w:date="2026-03-29T10:56:00Z" w16du:dateUtc="2026-03-29T08:56:00Z">
        <w:r w:rsidR="00A77D5E" w:rsidRPr="00A77D5E" w:rsidDel="00D33F64">
          <w:rPr>
            <w:rFonts w:ascii="Times New Roman" w:eastAsia="Times New Roman" w:hAnsi="Times New Roman" w:cs="Times New Roman"/>
            <w:color w:val="000000" w:themeColor="text1"/>
            <w:kern w:val="0"/>
            <w:lang w:eastAsia="nb-NO"/>
            <w14:ligatures w14:val="none"/>
          </w:rPr>
          <w:delText>Riley's extreme value theory on 150+ storms since 1868 yields 12% decade risk. Pre-1990s tools missed some. GOES X-ray monitors affirm Carrington's return.</w:delText>
        </w:r>
      </w:del>
    </w:p>
    <w:p w14:paraId="3E92DBEA" w14:textId="12E8E9FE" w:rsidR="00336D85" w:rsidRDefault="00336D85" w:rsidP="00A77D5E">
      <w:pPr>
        <w:spacing w:before="100" w:beforeAutospacing="1" w:after="100" w:afterAutospacing="1"/>
        <w:rPr>
          <w:ins w:id="165" w:author="Brage Johansen" w:date="2026-03-29T11:06:00Z" w16du:dateUtc="2026-03-29T09:06:00Z"/>
          <w:rFonts w:ascii="Times New Roman" w:eastAsia="Times New Roman" w:hAnsi="Times New Roman" w:cs="Times New Roman"/>
          <w:color w:val="000000" w:themeColor="text1"/>
          <w:kern w:val="0"/>
          <w:lang w:eastAsia="nb-NO"/>
          <w14:ligatures w14:val="none"/>
        </w:rPr>
      </w:pPr>
      <w:proofErr w:type="spellStart"/>
      <w:ins w:id="166" w:author="Brage Johansen" w:date="2026-03-29T11:04:00Z" w16du:dateUtc="2026-03-29T09:04:00Z">
        <w:r>
          <w:rPr>
            <w:rFonts w:ascii="Times New Roman" w:eastAsia="Times New Roman" w:hAnsi="Times New Roman" w:cs="Times New Roman"/>
            <w:color w:val="000000" w:themeColor="text1"/>
            <w:kern w:val="0"/>
            <w:lang w:eastAsia="nb-NO"/>
            <w14:ligatures w14:val="none"/>
          </w:rPr>
          <w:t>What</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can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you</w:t>
        </w:r>
        <w:proofErr w:type="spellEnd"/>
        <w:r>
          <w:rPr>
            <w:rFonts w:ascii="Times New Roman" w:eastAsia="Times New Roman" w:hAnsi="Times New Roman" w:cs="Times New Roman"/>
            <w:color w:val="000000" w:themeColor="text1"/>
            <w:kern w:val="0"/>
            <w:lang w:eastAsia="nb-NO"/>
            <w14:ligatures w14:val="none"/>
          </w:rPr>
          <w:t xml:space="preserve"> do </w:t>
        </w:r>
        <w:proofErr w:type="spellStart"/>
        <w:r>
          <w:rPr>
            <w:rFonts w:ascii="Times New Roman" w:eastAsia="Times New Roman" w:hAnsi="Times New Roman" w:cs="Times New Roman"/>
            <w:color w:val="000000" w:themeColor="text1"/>
            <w:kern w:val="0"/>
            <w:lang w:eastAsia="nb-NO"/>
            <w14:ligatures w14:val="none"/>
          </w:rPr>
          <w:t>if</w:t>
        </w:r>
        <w:proofErr w:type="spellEnd"/>
        <w:r>
          <w:rPr>
            <w:rFonts w:ascii="Times New Roman" w:eastAsia="Times New Roman" w:hAnsi="Times New Roman" w:cs="Times New Roman"/>
            <w:color w:val="000000" w:themeColor="text1"/>
            <w:kern w:val="0"/>
            <w:lang w:eastAsia="nb-NO"/>
            <w14:ligatures w14:val="none"/>
          </w:rPr>
          <w:t xml:space="preserve"> an alarm </w:t>
        </w:r>
        <w:proofErr w:type="spellStart"/>
        <w:r>
          <w:rPr>
            <w:rFonts w:ascii="Times New Roman" w:eastAsia="Times New Roman" w:hAnsi="Times New Roman" w:cs="Times New Roman"/>
            <w:color w:val="000000" w:themeColor="text1"/>
            <w:kern w:val="0"/>
            <w:lang w:eastAsia="nb-NO"/>
            <w14:ligatures w14:val="none"/>
          </w:rPr>
          <w:t>goes</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off</w:t>
        </w:r>
        <w:proofErr w:type="spellEnd"/>
        <w:r>
          <w:rPr>
            <w:rFonts w:ascii="Times New Roman" w:eastAsia="Times New Roman" w:hAnsi="Times New Roman" w:cs="Times New Roman"/>
            <w:color w:val="000000" w:themeColor="text1"/>
            <w:kern w:val="0"/>
            <w:lang w:eastAsia="nb-NO"/>
            <w14:ligatures w14:val="none"/>
          </w:rPr>
          <w:t xml:space="preserve"> and </w:t>
        </w:r>
        <w:proofErr w:type="spellStart"/>
        <w:r>
          <w:rPr>
            <w:rFonts w:ascii="Times New Roman" w:eastAsia="Times New Roman" w:hAnsi="Times New Roman" w:cs="Times New Roman"/>
            <w:color w:val="000000" w:themeColor="text1"/>
            <w:kern w:val="0"/>
            <w:lang w:eastAsia="nb-NO"/>
            <w14:ligatures w14:val="none"/>
          </w:rPr>
          <w:t>you</w:t>
        </w:r>
        <w:proofErr w:type="spellEnd"/>
        <w:r>
          <w:rPr>
            <w:rFonts w:ascii="Times New Roman" w:eastAsia="Times New Roman" w:hAnsi="Times New Roman" w:cs="Times New Roman"/>
            <w:color w:val="000000" w:themeColor="text1"/>
            <w:kern w:val="0"/>
            <w:lang w:eastAsia="nb-NO"/>
            <w14:ligatures w14:val="none"/>
          </w:rPr>
          <w:t xml:space="preserve"> have 12 </w:t>
        </w:r>
        <w:proofErr w:type="spellStart"/>
        <w:r>
          <w:rPr>
            <w:rFonts w:ascii="Times New Roman" w:eastAsia="Times New Roman" w:hAnsi="Times New Roman" w:cs="Times New Roman"/>
            <w:color w:val="000000" w:themeColor="text1"/>
            <w:kern w:val="0"/>
            <w:lang w:eastAsia="nb-NO"/>
            <w14:ligatures w14:val="none"/>
          </w:rPr>
          <w:t>hours</w:t>
        </w:r>
        <w:proofErr w:type="spellEnd"/>
        <w:r>
          <w:rPr>
            <w:rFonts w:ascii="Times New Roman" w:eastAsia="Times New Roman" w:hAnsi="Times New Roman" w:cs="Times New Roman"/>
            <w:color w:val="000000" w:themeColor="text1"/>
            <w:kern w:val="0"/>
            <w:lang w:eastAsia="nb-NO"/>
            <w14:ligatures w14:val="none"/>
          </w:rPr>
          <w:t xml:space="preserve"> to </w:t>
        </w:r>
        <w:proofErr w:type="spellStart"/>
        <w:r>
          <w:rPr>
            <w:rFonts w:ascii="Times New Roman" w:eastAsia="Times New Roman" w:hAnsi="Times New Roman" w:cs="Times New Roman"/>
            <w:color w:val="000000" w:themeColor="text1"/>
            <w:kern w:val="0"/>
            <w:lang w:eastAsia="nb-NO"/>
            <w14:ligatures w14:val="none"/>
          </w:rPr>
          <w:t>prepare</w:t>
        </w:r>
        <w:proofErr w:type="spellEnd"/>
        <w:r>
          <w:rPr>
            <w:rFonts w:ascii="Times New Roman" w:eastAsia="Times New Roman" w:hAnsi="Times New Roman" w:cs="Times New Roman"/>
            <w:color w:val="000000" w:themeColor="text1"/>
            <w:kern w:val="0"/>
            <w:lang w:eastAsia="nb-NO"/>
            <w14:ligatures w14:val="none"/>
          </w:rPr>
          <w:t xml:space="preserve">? </w:t>
        </w:r>
      </w:ins>
    </w:p>
    <w:p w14:paraId="092BDC87" w14:textId="77777777" w:rsidR="00336D85" w:rsidRPr="00336D85" w:rsidRDefault="00336D85" w:rsidP="00336D85">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rPr>
          <w:ins w:id="167" w:author="Brage Johansen" w:date="2026-03-29T11:06:00Z" w16du:dateUtc="2026-03-29T09:06:00Z"/>
          <w:rFonts w:ascii="Georgia" w:eastAsia="Times New Roman" w:hAnsi="Georgia" w:cs="Times New Roman"/>
          <w:kern w:val="0"/>
          <w:lang w:eastAsia="nb-NO"/>
          <w14:ligatures w14:val="none"/>
        </w:rPr>
      </w:pPr>
      <w:ins w:id="168" w:author="Brage Johansen" w:date="2026-03-29T11:06:00Z" w16du:dateUtc="2026-03-29T09:06:00Z">
        <w:r w:rsidRPr="00336D85">
          <w:rPr>
            <w:rFonts w:ascii="Georgia" w:eastAsia="Times New Roman" w:hAnsi="Georgia" w:cs="Times New Roman"/>
            <w:kern w:val="0"/>
            <w:lang w:eastAsia="nb-NO"/>
            <w14:ligatures w14:val="none"/>
          </w:rPr>
          <w:t xml:space="preserve">Top up </w:t>
        </w:r>
        <w:proofErr w:type="spellStart"/>
        <w:r w:rsidRPr="00336D85">
          <w:rPr>
            <w:rFonts w:ascii="Georgia" w:eastAsia="Times New Roman" w:hAnsi="Georgia" w:cs="Times New Roman"/>
            <w:kern w:val="0"/>
            <w:lang w:eastAsia="nb-NO"/>
            <w14:ligatures w14:val="none"/>
          </w:rPr>
          <w:t>everything</w:t>
        </w:r>
        <w:proofErr w:type="spellEnd"/>
        <w:r w:rsidRPr="00336D85">
          <w:rPr>
            <w:rFonts w:ascii="Georgia" w:eastAsia="Times New Roman" w:hAnsi="Georgia" w:cs="Times New Roman"/>
            <w:kern w:val="0"/>
            <w:lang w:eastAsia="nb-NO"/>
            <w14:ligatures w14:val="none"/>
          </w:rPr>
          <w:t xml:space="preserve">: charge </w:t>
        </w:r>
        <w:proofErr w:type="spellStart"/>
        <w:r w:rsidRPr="00336D85">
          <w:rPr>
            <w:rFonts w:ascii="Georgia" w:eastAsia="Times New Roman" w:hAnsi="Georgia" w:cs="Times New Roman"/>
            <w:kern w:val="0"/>
            <w:lang w:eastAsia="nb-NO"/>
            <w14:ligatures w14:val="none"/>
          </w:rPr>
          <w:t>phones</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power</w:t>
        </w:r>
        <w:proofErr w:type="spellEnd"/>
        <w:r w:rsidRPr="00336D85">
          <w:rPr>
            <w:rFonts w:ascii="Georgia" w:eastAsia="Times New Roman" w:hAnsi="Georgia" w:cs="Times New Roman"/>
            <w:kern w:val="0"/>
            <w:lang w:eastAsia="nb-NO"/>
            <w14:ligatures w14:val="none"/>
          </w:rPr>
          <w:t xml:space="preserve"> banks, </w:t>
        </w:r>
        <w:proofErr w:type="gramStart"/>
        <w:r w:rsidRPr="00336D85">
          <w:rPr>
            <w:rFonts w:ascii="Georgia" w:eastAsia="Times New Roman" w:hAnsi="Georgia" w:cs="Times New Roman"/>
            <w:kern w:val="0"/>
            <w:lang w:eastAsia="nb-NO"/>
            <w14:ligatures w14:val="none"/>
          </w:rPr>
          <w:t>laptops</w:t>
        </w:r>
        <w:proofErr w:type="gram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rechargeable</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lights</w:t>
        </w:r>
        <w:proofErr w:type="spellEnd"/>
        <w:r w:rsidRPr="00336D85">
          <w:rPr>
            <w:rFonts w:ascii="Georgia" w:eastAsia="Times New Roman" w:hAnsi="Georgia" w:cs="Times New Roman"/>
            <w:kern w:val="0"/>
            <w:lang w:eastAsia="nb-NO"/>
            <w14:ligatures w14:val="none"/>
          </w:rPr>
          <w:t xml:space="preserve">, and </w:t>
        </w:r>
        <w:proofErr w:type="spellStart"/>
        <w:r w:rsidRPr="00336D85">
          <w:rPr>
            <w:rFonts w:ascii="Georgia" w:eastAsia="Times New Roman" w:hAnsi="Georgia" w:cs="Times New Roman"/>
            <w:kern w:val="0"/>
            <w:lang w:eastAsia="nb-NO"/>
            <w14:ligatures w14:val="none"/>
          </w:rPr>
          <w:t>fill</w:t>
        </w:r>
        <w:proofErr w:type="spellEnd"/>
        <w:r w:rsidRPr="00336D85">
          <w:rPr>
            <w:rFonts w:ascii="Georgia" w:eastAsia="Times New Roman" w:hAnsi="Georgia" w:cs="Times New Roman"/>
            <w:kern w:val="0"/>
            <w:lang w:eastAsia="nb-NO"/>
            <w14:ligatures w14:val="none"/>
          </w:rPr>
          <w:t xml:space="preserve"> all </w:t>
        </w:r>
        <w:proofErr w:type="spellStart"/>
        <w:r w:rsidRPr="00336D85">
          <w:rPr>
            <w:rFonts w:ascii="Georgia" w:eastAsia="Times New Roman" w:hAnsi="Georgia" w:cs="Times New Roman"/>
            <w:kern w:val="0"/>
            <w:lang w:eastAsia="nb-NO"/>
            <w14:ligatures w14:val="none"/>
          </w:rPr>
          <w:t>available</w:t>
        </w:r>
        <w:proofErr w:type="spellEnd"/>
        <w:r w:rsidRPr="00336D85">
          <w:rPr>
            <w:rFonts w:ascii="Georgia" w:eastAsia="Times New Roman" w:hAnsi="Georgia" w:cs="Times New Roman"/>
            <w:kern w:val="0"/>
            <w:lang w:eastAsia="nb-NO"/>
            <w14:ligatures w14:val="none"/>
          </w:rPr>
          <w:t xml:space="preserve"> water containers in </w:t>
        </w:r>
        <w:proofErr w:type="gramStart"/>
        <w:r w:rsidRPr="00336D85">
          <w:rPr>
            <w:rFonts w:ascii="Georgia" w:eastAsia="Times New Roman" w:hAnsi="Georgia" w:cs="Times New Roman"/>
            <w:kern w:val="0"/>
            <w:lang w:eastAsia="nb-NO"/>
            <w14:ligatures w14:val="none"/>
          </w:rPr>
          <w:t>case</w:t>
        </w:r>
        <w:proofErr w:type="gramEnd"/>
        <w:r w:rsidRPr="00336D85">
          <w:rPr>
            <w:rFonts w:ascii="Georgia" w:eastAsia="Times New Roman" w:hAnsi="Georgia" w:cs="Times New Roman"/>
            <w:kern w:val="0"/>
            <w:lang w:eastAsia="nb-NO"/>
            <w14:ligatures w14:val="none"/>
          </w:rPr>
          <w:t xml:space="preserve"> pumps </w:t>
        </w:r>
        <w:proofErr w:type="spellStart"/>
        <w:r w:rsidRPr="00336D85">
          <w:rPr>
            <w:rFonts w:ascii="Georgia" w:eastAsia="Times New Roman" w:hAnsi="Georgia" w:cs="Times New Roman"/>
            <w:kern w:val="0"/>
            <w:lang w:eastAsia="nb-NO"/>
            <w14:ligatures w14:val="none"/>
          </w:rPr>
          <w:t>fail</w:t>
        </w:r>
        <w:proofErr w:type="spellEnd"/>
        <w:r w:rsidRPr="00336D85">
          <w:rPr>
            <w:rFonts w:ascii="Georgia" w:eastAsia="Times New Roman" w:hAnsi="Georgia" w:cs="Times New Roman"/>
            <w:kern w:val="0"/>
            <w:lang w:eastAsia="nb-NO"/>
            <w14:ligatures w14:val="none"/>
          </w:rPr>
          <w:t>.</w:t>
        </w:r>
      </w:ins>
    </w:p>
    <w:p w14:paraId="72B7D798" w14:textId="77777777" w:rsidR="00336D85" w:rsidRPr="00336D85" w:rsidRDefault="00336D85" w:rsidP="00336D85">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rPr>
          <w:ins w:id="169" w:author="Brage Johansen" w:date="2026-03-29T11:06:00Z" w16du:dateUtc="2026-03-29T09:06:00Z"/>
          <w:rFonts w:ascii="Georgia" w:eastAsia="Times New Roman" w:hAnsi="Georgia" w:cs="Times New Roman"/>
          <w:kern w:val="0"/>
          <w:lang w:eastAsia="nb-NO"/>
          <w14:ligatures w14:val="none"/>
        </w:rPr>
      </w:pPr>
      <w:ins w:id="170" w:author="Brage Johansen" w:date="2026-03-29T11:06:00Z" w16du:dateUtc="2026-03-29T09:06:00Z">
        <w:r w:rsidRPr="00336D85">
          <w:rPr>
            <w:rFonts w:ascii="Georgia" w:eastAsia="Times New Roman" w:hAnsi="Georgia" w:cs="Times New Roman"/>
            <w:kern w:val="0"/>
            <w:lang w:eastAsia="nb-NO"/>
            <w14:ligatures w14:val="none"/>
          </w:rPr>
          <w:t>Turn </w:t>
        </w:r>
        <w:proofErr w:type="spellStart"/>
        <w:r w:rsidRPr="00336D85">
          <w:rPr>
            <w:rFonts w:ascii="Georgia" w:eastAsia="Times New Roman" w:hAnsi="Georgia" w:cs="Times New Roman"/>
            <w:b/>
            <w:bCs/>
            <w:kern w:val="0"/>
            <w:bdr w:val="single" w:sz="2" w:space="0" w:color="auto" w:frame="1"/>
            <w:lang w:eastAsia="nb-NO"/>
            <w14:ligatures w14:val="none"/>
          </w:rPr>
          <w:t>off</w:t>
        </w:r>
        <w:proofErr w:type="spellEnd"/>
        <w:r w:rsidRPr="00336D85">
          <w:rPr>
            <w:rFonts w:ascii="Georgia" w:eastAsia="Times New Roman" w:hAnsi="Georgia" w:cs="Times New Roman"/>
            <w:kern w:val="0"/>
            <w:lang w:eastAsia="nb-NO"/>
            <w14:ligatures w14:val="none"/>
          </w:rPr>
          <w:t xml:space="preserve"> and </w:t>
        </w:r>
        <w:proofErr w:type="spellStart"/>
        <w:r w:rsidRPr="00336D85">
          <w:rPr>
            <w:rFonts w:ascii="Georgia" w:eastAsia="Times New Roman" w:hAnsi="Georgia" w:cs="Times New Roman"/>
            <w:kern w:val="0"/>
            <w:lang w:eastAsia="nb-NO"/>
            <w14:ligatures w14:val="none"/>
          </w:rPr>
          <w:t>unplug</w:t>
        </w:r>
        <w:proofErr w:type="spellEnd"/>
        <w:r w:rsidRPr="00336D85">
          <w:rPr>
            <w:rFonts w:ascii="Georgia" w:eastAsia="Times New Roman" w:hAnsi="Georgia" w:cs="Times New Roman"/>
            <w:kern w:val="0"/>
            <w:lang w:eastAsia="nb-NO"/>
            <w14:ligatures w14:val="none"/>
          </w:rPr>
          <w:t xml:space="preserve"> non</w:t>
        </w:r>
        <w:r w:rsidRPr="00336D85">
          <w:rPr>
            <w:rFonts w:ascii="Georgia" w:eastAsia="Times New Roman" w:hAnsi="Georgia" w:cs="Times New Roman"/>
            <w:kern w:val="0"/>
            <w:lang w:eastAsia="nb-NO"/>
            <w14:ligatures w14:val="none"/>
          </w:rPr>
          <w:noBreakHyphen/>
        </w:r>
        <w:proofErr w:type="spellStart"/>
        <w:r w:rsidRPr="00336D85">
          <w:rPr>
            <w:rFonts w:ascii="Georgia" w:eastAsia="Times New Roman" w:hAnsi="Georgia" w:cs="Times New Roman"/>
            <w:kern w:val="0"/>
            <w:lang w:eastAsia="nb-NO"/>
            <w14:ligatures w14:val="none"/>
          </w:rPr>
          <w:t>essential</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electronics</w:t>
        </w:r>
        <w:proofErr w:type="spellEnd"/>
        <w:r w:rsidRPr="00336D85">
          <w:rPr>
            <w:rFonts w:ascii="Georgia" w:eastAsia="Times New Roman" w:hAnsi="Georgia" w:cs="Times New Roman"/>
            <w:kern w:val="0"/>
            <w:lang w:eastAsia="nb-NO"/>
            <w14:ligatures w14:val="none"/>
          </w:rPr>
          <w:t xml:space="preserve"> (PCs, TVs, </w:t>
        </w:r>
        <w:proofErr w:type="spellStart"/>
        <w:r w:rsidRPr="00336D85">
          <w:rPr>
            <w:rFonts w:ascii="Georgia" w:eastAsia="Times New Roman" w:hAnsi="Georgia" w:cs="Times New Roman"/>
            <w:kern w:val="0"/>
            <w:lang w:eastAsia="nb-NO"/>
            <w14:ligatures w14:val="none"/>
          </w:rPr>
          <w:t>extra</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gear</w:t>
        </w:r>
        <w:proofErr w:type="spellEnd"/>
        <w:r w:rsidRPr="00336D85">
          <w:rPr>
            <w:rFonts w:ascii="Georgia" w:eastAsia="Times New Roman" w:hAnsi="Georgia" w:cs="Times New Roman"/>
            <w:kern w:val="0"/>
            <w:lang w:eastAsia="nb-NO"/>
            <w14:ligatures w14:val="none"/>
          </w:rPr>
          <w:t xml:space="preserve">) to </w:t>
        </w:r>
        <w:proofErr w:type="spellStart"/>
        <w:r w:rsidRPr="00336D85">
          <w:rPr>
            <w:rFonts w:ascii="Georgia" w:eastAsia="Times New Roman" w:hAnsi="Georgia" w:cs="Times New Roman"/>
            <w:kern w:val="0"/>
            <w:lang w:eastAsia="nb-NO"/>
            <w14:ligatures w14:val="none"/>
          </w:rPr>
          <w:t>reduce</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surge</w:t>
        </w:r>
        <w:proofErr w:type="spellEnd"/>
        <w:r w:rsidRPr="00336D85">
          <w:rPr>
            <w:rFonts w:ascii="Georgia" w:eastAsia="Times New Roman" w:hAnsi="Georgia" w:cs="Times New Roman"/>
            <w:kern w:val="0"/>
            <w:lang w:eastAsia="nb-NO"/>
            <w14:ligatures w14:val="none"/>
          </w:rPr>
          <w:t xml:space="preserve"> risk </w:t>
        </w:r>
        <w:proofErr w:type="spellStart"/>
        <w:r w:rsidRPr="00336D85">
          <w:rPr>
            <w:rFonts w:ascii="Georgia" w:eastAsia="Times New Roman" w:hAnsi="Georgia" w:cs="Times New Roman"/>
            <w:kern w:val="0"/>
            <w:lang w:eastAsia="nb-NO"/>
            <w14:ligatures w14:val="none"/>
          </w:rPr>
          <w:t>if</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the</w:t>
        </w:r>
        <w:proofErr w:type="spellEnd"/>
        <w:r w:rsidRPr="00336D85">
          <w:rPr>
            <w:rFonts w:ascii="Georgia" w:eastAsia="Times New Roman" w:hAnsi="Georgia" w:cs="Times New Roman"/>
            <w:kern w:val="0"/>
            <w:lang w:eastAsia="nb-NO"/>
            <w14:ligatures w14:val="none"/>
          </w:rPr>
          <w:t xml:space="preserve"> grid </w:t>
        </w:r>
        <w:proofErr w:type="spellStart"/>
        <w:r w:rsidRPr="00336D85">
          <w:rPr>
            <w:rFonts w:ascii="Georgia" w:eastAsia="Times New Roman" w:hAnsi="Georgia" w:cs="Times New Roman"/>
            <w:kern w:val="0"/>
            <w:lang w:eastAsia="nb-NO"/>
            <w14:ligatures w14:val="none"/>
          </w:rPr>
          <w:t>gets</w:t>
        </w:r>
        <w:proofErr w:type="spellEnd"/>
        <w:r w:rsidRPr="00336D85">
          <w:rPr>
            <w:rFonts w:ascii="Georgia" w:eastAsia="Times New Roman" w:hAnsi="Georgia" w:cs="Times New Roman"/>
            <w:kern w:val="0"/>
            <w:lang w:eastAsia="nb-NO"/>
            <w14:ligatures w14:val="none"/>
          </w:rPr>
          <w:t xml:space="preserve"> hit.</w:t>
        </w:r>
      </w:ins>
    </w:p>
    <w:p w14:paraId="11D6D709" w14:textId="77777777" w:rsidR="00336D85" w:rsidRPr="00336D85" w:rsidRDefault="00336D85" w:rsidP="00336D85">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rPr>
          <w:ins w:id="171" w:author="Brage Johansen" w:date="2026-03-29T11:06:00Z" w16du:dateUtc="2026-03-29T09:06:00Z"/>
          <w:rFonts w:ascii="Georgia" w:eastAsia="Times New Roman" w:hAnsi="Georgia" w:cs="Times New Roman"/>
          <w:kern w:val="0"/>
          <w:lang w:eastAsia="nb-NO"/>
          <w14:ligatures w14:val="none"/>
        </w:rPr>
      </w:pPr>
      <w:proofErr w:type="spellStart"/>
      <w:ins w:id="172" w:author="Brage Johansen" w:date="2026-03-29T11:06:00Z" w16du:dateUtc="2026-03-29T09:06:00Z">
        <w:r w:rsidRPr="00336D85">
          <w:rPr>
            <w:rFonts w:ascii="Georgia" w:eastAsia="Times New Roman" w:hAnsi="Georgia" w:cs="Times New Roman"/>
            <w:kern w:val="0"/>
            <w:lang w:eastAsia="nb-NO"/>
            <w14:ligatures w14:val="none"/>
          </w:rPr>
          <w:t>Keep</w:t>
        </w:r>
        <w:proofErr w:type="spellEnd"/>
        <w:r w:rsidRPr="00336D85">
          <w:rPr>
            <w:rFonts w:ascii="Georgia" w:eastAsia="Times New Roman" w:hAnsi="Georgia" w:cs="Times New Roman"/>
            <w:kern w:val="0"/>
            <w:lang w:eastAsia="nb-NO"/>
            <w14:ligatures w14:val="none"/>
          </w:rPr>
          <w:t xml:space="preserve"> at </w:t>
        </w:r>
        <w:proofErr w:type="spellStart"/>
        <w:r w:rsidRPr="00336D85">
          <w:rPr>
            <w:rFonts w:ascii="Georgia" w:eastAsia="Times New Roman" w:hAnsi="Georgia" w:cs="Times New Roman"/>
            <w:kern w:val="0"/>
            <w:lang w:eastAsia="nb-NO"/>
            <w14:ligatures w14:val="none"/>
          </w:rPr>
          <w:t>least</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one</w:t>
        </w:r>
        <w:proofErr w:type="spellEnd"/>
        <w:r w:rsidRPr="00336D85">
          <w:rPr>
            <w:rFonts w:ascii="Georgia" w:eastAsia="Times New Roman" w:hAnsi="Georgia" w:cs="Times New Roman"/>
            <w:kern w:val="0"/>
            <w:lang w:eastAsia="nb-NO"/>
            <w14:ligatures w14:val="none"/>
          </w:rPr>
          <w:t xml:space="preserve"> simple </w:t>
        </w:r>
        <w:proofErr w:type="spellStart"/>
        <w:r w:rsidRPr="00336D85">
          <w:rPr>
            <w:rFonts w:ascii="Georgia" w:eastAsia="Times New Roman" w:hAnsi="Georgia" w:cs="Times New Roman"/>
            <w:kern w:val="0"/>
            <w:lang w:eastAsia="nb-NO"/>
            <w14:ligatures w14:val="none"/>
          </w:rPr>
          <w:t>battery</w:t>
        </w:r>
        <w:proofErr w:type="spellEnd"/>
        <w:r w:rsidRPr="00336D85">
          <w:rPr>
            <w:rFonts w:ascii="Georgia" w:eastAsia="Times New Roman" w:hAnsi="Georgia" w:cs="Times New Roman"/>
            <w:kern w:val="0"/>
            <w:lang w:eastAsia="nb-NO"/>
            <w14:ligatures w14:val="none"/>
          </w:rPr>
          <w:t xml:space="preserve"> or hand</w:t>
        </w:r>
        <w:r w:rsidRPr="00336D85">
          <w:rPr>
            <w:rFonts w:ascii="Georgia" w:eastAsia="Times New Roman" w:hAnsi="Georgia" w:cs="Times New Roman"/>
            <w:kern w:val="0"/>
            <w:lang w:eastAsia="nb-NO"/>
            <w14:ligatures w14:val="none"/>
          </w:rPr>
          <w:noBreakHyphen/>
        </w:r>
        <w:proofErr w:type="spellStart"/>
        <w:r w:rsidRPr="00336D85">
          <w:rPr>
            <w:rFonts w:ascii="Georgia" w:eastAsia="Times New Roman" w:hAnsi="Georgia" w:cs="Times New Roman"/>
            <w:kern w:val="0"/>
            <w:lang w:eastAsia="nb-NO"/>
            <w14:ligatures w14:val="none"/>
          </w:rPr>
          <w:t>crank</w:t>
        </w:r>
        <w:proofErr w:type="spellEnd"/>
        <w:r w:rsidRPr="00336D85">
          <w:rPr>
            <w:rFonts w:ascii="Georgia" w:eastAsia="Times New Roman" w:hAnsi="Georgia" w:cs="Times New Roman"/>
            <w:kern w:val="0"/>
            <w:lang w:eastAsia="nb-NO"/>
            <w14:ligatures w14:val="none"/>
          </w:rPr>
          <w:t xml:space="preserve"> radio, </w:t>
        </w:r>
        <w:proofErr w:type="spellStart"/>
        <w:r w:rsidRPr="00336D85">
          <w:rPr>
            <w:rFonts w:ascii="Georgia" w:eastAsia="Times New Roman" w:hAnsi="Georgia" w:cs="Times New Roman"/>
            <w:kern w:val="0"/>
            <w:lang w:eastAsia="nb-NO"/>
            <w14:ligatures w14:val="none"/>
          </w:rPr>
          <w:t>plus</w:t>
        </w:r>
        <w:proofErr w:type="spellEnd"/>
        <w:r w:rsidRPr="00336D85">
          <w:rPr>
            <w:rFonts w:ascii="Georgia" w:eastAsia="Times New Roman" w:hAnsi="Georgia" w:cs="Times New Roman"/>
            <w:kern w:val="0"/>
            <w:lang w:eastAsia="nb-NO"/>
            <w14:ligatures w14:val="none"/>
          </w:rPr>
          <w:t xml:space="preserve"> spare </w:t>
        </w:r>
        <w:proofErr w:type="spellStart"/>
        <w:r w:rsidRPr="00336D85">
          <w:rPr>
            <w:rFonts w:ascii="Georgia" w:eastAsia="Times New Roman" w:hAnsi="Georgia" w:cs="Times New Roman"/>
            <w:kern w:val="0"/>
            <w:lang w:eastAsia="nb-NO"/>
            <w14:ligatures w14:val="none"/>
          </w:rPr>
          <w:t>batteries</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ready</w:t>
        </w:r>
        <w:proofErr w:type="spellEnd"/>
        <w:r w:rsidRPr="00336D85">
          <w:rPr>
            <w:rFonts w:ascii="Georgia" w:eastAsia="Times New Roman" w:hAnsi="Georgia" w:cs="Times New Roman"/>
            <w:kern w:val="0"/>
            <w:lang w:eastAsia="nb-NO"/>
            <w14:ligatures w14:val="none"/>
          </w:rPr>
          <w:t xml:space="preserve"> so </w:t>
        </w:r>
        <w:proofErr w:type="spellStart"/>
        <w:r w:rsidRPr="00336D85">
          <w:rPr>
            <w:rFonts w:ascii="Georgia" w:eastAsia="Times New Roman" w:hAnsi="Georgia" w:cs="Times New Roman"/>
            <w:kern w:val="0"/>
            <w:lang w:eastAsia="nb-NO"/>
            <w14:ligatures w14:val="none"/>
          </w:rPr>
          <w:t>you</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can</w:t>
        </w:r>
        <w:proofErr w:type="spellEnd"/>
        <w:r w:rsidRPr="00336D85">
          <w:rPr>
            <w:rFonts w:ascii="Georgia" w:eastAsia="Times New Roman" w:hAnsi="Georgia" w:cs="Times New Roman"/>
            <w:kern w:val="0"/>
            <w:lang w:eastAsia="nb-NO"/>
            <w14:ligatures w14:val="none"/>
          </w:rPr>
          <w:t xml:space="preserve"> still </w:t>
        </w:r>
        <w:proofErr w:type="spellStart"/>
        <w:r w:rsidRPr="00336D85">
          <w:rPr>
            <w:rFonts w:ascii="Georgia" w:eastAsia="Times New Roman" w:hAnsi="Georgia" w:cs="Times New Roman"/>
            <w:kern w:val="0"/>
            <w:lang w:eastAsia="nb-NO"/>
            <w14:ligatures w14:val="none"/>
          </w:rPr>
          <w:t>get</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information</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if</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internet</w:t>
        </w:r>
        <w:proofErr w:type="spellEnd"/>
        <w:r w:rsidRPr="00336D85">
          <w:rPr>
            <w:rFonts w:ascii="Georgia" w:eastAsia="Times New Roman" w:hAnsi="Georgia" w:cs="Times New Roman"/>
            <w:kern w:val="0"/>
            <w:lang w:eastAsia="nb-NO"/>
            <w14:ligatures w14:val="none"/>
          </w:rPr>
          <w:t xml:space="preserve"> and mobile </w:t>
        </w:r>
        <w:proofErr w:type="spellStart"/>
        <w:r w:rsidRPr="00336D85">
          <w:rPr>
            <w:rFonts w:ascii="Georgia" w:eastAsia="Times New Roman" w:hAnsi="Georgia" w:cs="Times New Roman"/>
            <w:kern w:val="0"/>
            <w:lang w:eastAsia="nb-NO"/>
            <w14:ligatures w14:val="none"/>
          </w:rPr>
          <w:t>networks</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go</w:t>
        </w:r>
        <w:proofErr w:type="spellEnd"/>
        <w:r w:rsidRPr="00336D85">
          <w:rPr>
            <w:rFonts w:ascii="Georgia" w:eastAsia="Times New Roman" w:hAnsi="Georgia" w:cs="Times New Roman"/>
            <w:kern w:val="0"/>
            <w:lang w:eastAsia="nb-NO"/>
            <w14:ligatures w14:val="none"/>
          </w:rPr>
          <w:t xml:space="preserve"> </w:t>
        </w:r>
        <w:proofErr w:type="spellStart"/>
        <w:r w:rsidRPr="00336D85">
          <w:rPr>
            <w:rFonts w:ascii="Georgia" w:eastAsia="Times New Roman" w:hAnsi="Georgia" w:cs="Times New Roman"/>
            <w:kern w:val="0"/>
            <w:lang w:eastAsia="nb-NO"/>
            <w14:ligatures w14:val="none"/>
          </w:rPr>
          <w:t>down</w:t>
        </w:r>
        <w:proofErr w:type="spellEnd"/>
        <w:r w:rsidRPr="00336D85">
          <w:rPr>
            <w:rFonts w:ascii="Georgia" w:eastAsia="Times New Roman" w:hAnsi="Georgia" w:cs="Times New Roman"/>
            <w:kern w:val="0"/>
            <w:lang w:eastAsia="nb-NO"/>
            <w14:ligatures w14:val="none"/>
          </w:rPr>
          <w:t>.</w:t>
        </w:r>
      </w:ins>
    </w:p>
    <w:p w14:paraId="7A042EA3" w14:textId="0F9AD2DF" w:rsidR="00336D85" w:rsidRPr="00336D85" w:rsidRDefault="00336D85" w:rsidP="00336D85">
      <w:pPr>
        <w:numPr>
          <w:ilvl w:val="0"/>
          <w:numId w:val="2"/>
        </w:numPr>
        <w:pBdr>
          <w:top w:val="single" w:sz="2" w:space="0" w:color="auto"/>
          <w:left w:val="single" w:sz="2" w:space="0" w:color="auto"/>
          <w:bottom w:val="single" w:sz="2" w:space="0" w:color="auto"/>
          <w:right w:val="single" w:sz="2" w:space="0" w:color="auto"/>
        </w:pBdr>
        <w:rPr>
          <w:ins w:id="173" w:author="Brage Johansen" w:date="2026-03-29T11:06:00Z" w16du:dateUtc="2026-03-29T09:06:00Z"/>
          <w:rFonts w:ascii="Georgia" w:eastAsia="Times New Roman" w:hAnsi="Georgia" w:cs="Times New Roman"/>
          <w:kern w:val="0"/>
          <w:lang w:eastAsia="nb-NO"/>
          <w14:ligatures w14:val="none"/>
        </w:rPr>
      </w:pPr>
      <w:ins w:id="174" w:author="Brage Johansen" w:date="2026-03-29T11:07:00Z" w16du:dateUtc="2026-03-29T09:07:00Z">
        <w:r>
          <w:rPr>
            <w:rFonts w:ascii="Georgia" w:eastAsia="Times New Roman" w:hAnsi="Georgia" w:cs="Times New Roman"/>
            <w:kern w:val="0"/>
            <w:lang w:eastAsia="nb-NO"/>
            <w14:ligatures w14:val="none"/>
          </w:rPr>
          <w:t xml:space="preserve">Prepp </w:t>
        </w:r>
        <w:proofErr w:type="spellStart"/>
        <w:r>
          <w:rPr>
            <w:rFonts w:ascii="Georgia" w:eastAsia="Times New Roman" w:hAnsi="Georgia" w:cs="Times New Roman"/>
            <w:kern w:val="0"/>
            <w:lang w:eastAsia="nb-NO"/>
            <w14:ligatures w14:val="none"/>
          </w:rPr>
          <w:t>your</w:t>
        </w:r>
        <w:proofErr w:type="spellEnd"/>
        <w:r>
          <w:rPr>
            <w:rFonts w:ascii="Georgia" w:eastAsia="Times New Roman" w:hAnsi="Georgia" w:cs="Times New Roman"/>
            <w:kern w:val="0"/>
            <w:lang w:eastAsia="nb-NO"/>
            <w14:ligatures w14:val="none"/>
          </w:rPr>
          <w:t xml:space="preserve"> </w:t>
        </w:r>
        <w:proofErr w:type="spellStart"/>
        <w:r>
          <w:rPr>
            <w:rFonts w:ascii="Georgia" w:eastAsia="Times New Roman" w:hAnsi="Georgia" w:cs="Times New Roman"/>
            <w:kern w:val="0"/>
            <w:lang w:eastAsia="nb-NO"/>
            <w14:ligatures w14:val="none"/>
          </w:rPr>
          <w:t>home</w:t>
        </w:r>
        <w:proofErr w:type="spellEnd"/>
        <w:r>
          <w:rPr>
            <w:rFonts w:ascii="Georgia" w:eastAsia="Times New Roman" w:hAnsi="Georgia" w:cs="Times New Roman"/>
            <w:kern w:val="0"/>
            <w:lang w:eastAsia="nb-NO"/>
            <w14:ligatures w14:val="none"/>
          </w:rPr>
          <w:t xml:space="preserve"> and </w:t>
        </w:r>
        <w:proofErr w:type="spellStart"/>
        <w:r>
          <w:rPr>
            <w:rFonts w:ascii="Georgia" w:eastAsia="Times New Roman" w:hAnsi="Georgia" w:cs="Times New Roman"/>
            <w:kern w:val="0"/>
            <w:lang w:eastAsia="nb-NO"/>
            <w14:ligatures w14:val="none"/>
          </w:rPr>
          <w:t>family</w:t>
        </w:r>
        <w:proofErr w:type="spellEnd"/>
        <w:r>
          <w:rPr>
            <w:rFonts w:ascii="Georgia" w:eastAsia="Times New Roman" w:hAnsi="Georgia" w:cs="Times New Roman"/>
            <w:kern w:val="0"/>
            <w:lang w:eastAsia="nb-NO"/>
            <w14:ligatures w14:val="none"/>
          </w:rPr>
          <w:t xml:space="preserve"> as </w:t>
        </w:r>
        <w:proofErr w:type="spellStart"/>
        <w:r>
          <w:rPr>
            <w:rFonts w:ascii="Georgia" w:eastAsia="Times New Roman" w:hAnsi="Georgia" w:cs="Times New Roman"/>
            <w:kern w:val="0"/>
            <w:lang w:eastAsia="nb-NO"/>
            <w14:ligatures w14:val="none"/>
          </w:rPr>
          <w:t>you</w:t>
        </w:r>
        <w:proofErr w:type="spellEnd"/>
        <w:r>
          <w:rPr>
            <w:rFonts w:ascii="Georgia" w:eastAsia="Times New Roman" w:hAnsi="Georgia" w:cs="Times New Roman"/>
            <w:kern w:val="0"/>
            <w:lang w:eastAsia="nb-NO"/>
            <w14:ligatures w14:val="none"/>
          </w:rPr>
          <w:t xml:space="preserve"> </w:t>
        </w:r>
        <w:proofErr w:type="spellStart"/>
        <w:r>
          <w:rPr>
            <w:rFonts w:ascii="Georgia" w:eastAsia="Times New Roman" w:hAnsi="Georgia" w:cs="Times New Roman"/>
            <w:kern w:val="0"/>
            <w:lang w:eastAsia="nb-NO"/>
            <w14:ligatures w14:val="none"/>
          </w:rPr>
          <w:t>would</w:t>
        </w:r>
        <w:proofErr w:type="spellEnd"/>
        <w:r>
          <w:rPr>
            <w:rFonts w:ascii="Georgia" w:eastAsia="Times New Roman" w:hAnsi="Georgia" w:cs="Times New Roman"/>
            <w:kern w:val="0"/>
            <w:lang w:eastAsia="nb-NO"/>
            <w14:ligatures w14:val="none"/>
          </w:rPr>
          <w:t xml:space="preserve"> do for an </w:t>
        </w:r>
        <w:proofErr w:type="spellStart"/>
        <w:r>
          <w:rPr>
            <w:rFonts w:ascii="Georgia" w:eastAsia="Times New Roman" w:hAnsi="Georgia" w:cs="Times New Roman"/>
            <w:kern w:val="0"/>
            <w:lang w:eastAsia="nb-NO"/>
            <w14:ligatures w14:val="none"/>
          </w:rPr>
          <w:t>extreme</w:t>
        </w:r>
        <w:proofErr w:type="spellEnd"/>
        <w:r>
          <w:rPr>
            <w:rFonts w:ascii="Georgia" w:eastAsia="Times New Roman" w:hAnsi="Georgia" w:cs="Times New Roman"/>
            <w:kern w:val="0"/>
            <w:lang w:eastAsia="nb-NO"/>
            <w14:ligatures w14:val="none"/>
          </w:rPr>
          <w:t xml:space="preserve"> </w:t>
        </w:r>
        <w:proofErr w:type="spellStart"/>
        <w:r>
          <w:rPr>
            <w:rFonts w:ascii="Georgia" w:eastAsia="Times New Roman" w:hAnsi="Georgia" w:cs="Times New Roman"/>
            <w:kern w:val="0"/>
            <w:lang w:eastAsia="nb-NO"/>
            <w14:ligatures w14:val="none"/>
          </w:rPr>
          <w:t>weather</w:t>
        </w:r>
        <w:proofErr w:type="spellEnd"/>
        <w:r>
          <w:rPr>
            <w:rFonts w:ascii="Georgia" w:eastAsia="Times New Roman" w:hAnsi="Georgia" w:cs="Times New Roman"/>
            <w:kern w:val="0"/>
            <w:lang w:eastAsia="nb-NO"/>
            <w14:ligatures w14:val="none"/>
          </w:rPr>
          <w:t xml:space="preserve"> </w:t>
        </w:r>
        <w:proofErr w:type="spellStart"/>
        <w:r>
          <w:rPr>
            <w:rFonts w:ascii="Georgia" w:eastAsia="Times New Roman" w:hAnsi="Georgia" w:cs="Times New Roman"/>
            <w:kern w:val="0"/>
            <w:lang w:eastAsia="nb-NO"/>
            <w14:ligatures w14:val="none"/>
          </w:rPr>
          <w:t>event</w:t>
        </w:r>
        <w:proofErr w:type="spellEnd"/>
        <w:r>
          <w:rPr>
            <w:rFonts w:ascii="Georgia" w:eastAsia="Times New Roman" w:hAnsi="Georgia" w:cs="Times New Roman"/>
            <w:kern w:val="0"/>
            <w:lang w:eastAsia="nb-NO"/>
            <w14:ligatures w14:val="none"/>
          </w:rPr>
          <w:t>.</w:t>
        </w:r>
      </w:ins>
    </w:p>
    <w:p w14:paraId="0D7E102A" w14:textId="77777777" w:rsidR="00336D85" w:rsidRPr="00336D85" w:rsidRDefault="00336D85" w:rsidP="00336D85">
      <w:pPr>
        <w:rPr>
          <w:ins w:id="175" w:author="Brage Johansen" w:date="2026-03-29T11:06:00Z" w16du:dateUtc="2026-03-29T09:06:00Z"/>
          <w:rFonts w:ascii="Times New Roman" w:eastAsia="Times New Roman" w:hAnsi="Times New Roman" w:cs="Times New Roman"/>
          <w:kern w:val="0"/>
          <w:lang w:eastAsia="nb-NO"/>
          <w14:ligatures w14:val="none"/>
        </w:rPr>
      </w:pPr>
    </w:p>
    <w:p w14:paraId="6710062B" w14:textId="77777777" w:rsidR="00336D85" w:rsidRPr="00A77D5E" w:rsidRDefault="00336D85" w:rsidP="00A77D5E">
      <w:pPr>
        <w:spacing w:before="100" w:beforeAutospacing="1" w:after="100" w:afterAutospacing="1"/>
        <w:rPr>
          <w:rFonts w:ascii="Times New Roman" w:eastAsia="Times New Roman" w:hAnsi="Times New Roman" w:cs="Times New Roman"/>
          <w:color w:val="000000" w:themeColor="text1"/>
          <w:kern w:val="0"/>
          <w:lang w:eastAsia="nb-NO"/>
          <w14:ligatures w14:val="none"/>
        </w:rPr>
      </w:pPr>
    </w:p>
    <w:p w14:paraId="0751E8B6" w14:textId="1765D385" w:rsidR="00A77D5E" w:rsidRPr="00A77D5E" w:rsidDel="00D33F64" w:rsidRDefault="00A77D5E" w:rsidP="00A77D5E">
      <w:pPr>
        <w:spacing w:before="100" w:beforeAutospacing="1" w:after="100" w:afterAutospacing="1"/>
        <w:rPr>
          <w:del w:id="176" w:author="Brage Johansen" w:date="2026-03-29T10:56:00Z" w16du:dateUtc="2026-03-29T08:56:00Z"/>
          <w:rFonts w:ascii="Times New Roman" w:eastAsia="Times New Roman" w:hAnsi="Times New Roman" w:cs="Times New Roman"/>
          <w:color w:val="000000" w:themeColor="text1"/>
          <w:kern w:val="0"/>
          <w:lang w:eastAsia="nb-NO"/>
          <w14:ligatures w14:val="none"/>
        </w:rPr>
      </w:pPr>
      <w:del w:id="177" w:author="Brage Johansen" w:date="2026-03-29T10:56:00Z" w16du:dateUtc="2026-03-29T08:56:00Z">
        <w:r w:rsidRPr="00A77D5E" w:rsidDel="00D33F64">
          <w:rPr>
            <w:rFonts w:ascii="Times New Roman" w:eastAsia="Times New Roman" w:hAnsi="Times New Roman" w:cs="Times New Roman"/>
            <w:color w:val="000000" w:themeColor="text1"/>
            <w:kern w:val="0"/>
            <w:lang w:eastAsia="nb-NO"/>
            <w14:ligatures w14:val="none"/>
          </w:rPr>
          <w:delText>A 2023 study elevates Cycle 25 risks from swift flux emergence. The Sun's dynamo churns its 1.4 million km convection zone. Fields twist. Eruptions follow.</w:delText>
        </w:r>
      </w:del>
    </w:p>
    <w:p w14:paraId="6C594530" w14:textId="6C6C06F2" w:rsidR="00A77D5E" w:rsidRPr="00A77D5E" w:rsidRDefault="00A77D5E" w:rsidP="00A77D5E">
      <w:pPr>
        <w:spacing w:before="100" w:beforeAutospacing="1" w:after="100" w:afterAutospacing="1"/>
        <w:outlineLvl w:val="1"/>
        <w:rPr>
          <w:rFonts w:ascii="Times New Roman" w:eastAsia="Times New Roman" w:hAnsi="Times New Roman" w:cs="Times New Roman"/>
          <w:color w:val="000000" w:themeColor="text1"/>
          <w:kern w:val="0"/>
          <w:sz w:val="36"/>
          <w:szCs w:val="36"/>
          <w:lang w:eastAsia="nb-NO"/>
          <w14:ligatures w14:val="none"/>
        </w:rPr>
      </w:pPr>
      <w:proofErr w:type="spellStart"/>
      <w:r w:rsidRPr="00A77D5E">
        <w:rPr>
          <w:rFonts w:ascii="Times New Roman" w:eastAsia="Times New Roman" w:hAnsi="Times New Roman" w:cs="Times New Roman"/>
          <w:color w:val="000000" w:themeColor="text1"/>
          <w:kern w:val="0"/>
          <w:sz w:val="36"/>
          <w:szCs w:val="36"/>
          <w:lang w:eastAsia="nb-NO"/>
          <w14:ligatures w14:val="none"/>
        </w:rPr>
        <w:t>Tracking</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and </w:t>
      </w:r>
      <w:del w:id="178" w:author="Brage Johansen" w:date="2026-03-29T11:08:00Z" w16du:dateUtc="2026-03-29T09:08:00Z">
        <w:r w:rsidRPr="00A77D5E" w:rsidDel="00336D85">
          <w:rPr>
            <w:rFonts w:ascii="Times New Roman" w:eastAsia="Times New Roman" w:hAnsi="Times New Roman" w:cs="Times New Roman"/>
            <w:color w:val="000000" w:themeColor="text1"/>
            <w:kern w:val="0"/>
            <w:sz w:val="36"/>
            <w:szCs w:val="36"/>
            <w:lang w:eastAsia="nb-NO"/>
            <w14:ligatures w14:val="none"/>
          </w:rPr>
          <w:delText xml:space="preserve">Preparing </w:delText>
        </w:r>
      </w:del>
      <w:ins w:id="179" w:author="Brage Johansen" w:date="2026-03-29T11:08:00Z" w16du:dateUtc="2026-03-29T09:08:00Z">
        <w:r w:rsidR="00336D85">
          <w:rPr>
            <w:rFonts w:ascii="Times New Roman" w:eastAsia="Times New Roman" w:hAnsi="Times New Roman" w:cs="Times New Roman"/>
            <w:color w:val="000000" w:themeColor="text1"/>
            <w:kern w:val="0"/>
            <w:sz w:val="36"/>
            <w:szCs w:val="36"/>
            <w:lang w:eastAsia="nb-NO"/>
            <w14:ligatures w14:val="none"/>
          </w:rPr>
          <w:t>Learning</w:t>
        </w:r>
        <w:r w:rsidR="00336D85" w:rsidRPr="00A77D5E">
          <w:rPr>
            <w:rFonts w:ascii="Times New Roman" w:eastAsia="Times New Roman" w:hAnsi="Times New Roman" w:cs="Times New Roman"/>
            <w:color w:val="000000" w:themeColor="text1"/>
            <w:kern w:val="0"/>
            <w:sz w:val="36"/>
            <w:szCs w:val="36"/>
            <w:lang w:eastAsia="nb-NO"/>
            <w14:ligatures w14:val="none"/>
          </w:rPr>
          <w:t xml:space="preserve"> </w:t>
        </w:r>
      </w:ins>
      <w:r w:rsidRPr="00A77D5E">
        <w:rPr>
          <w:rFonts w:ascii="Times New Roman" w:eastAsia="Times New Roman" w:hAnsi="Times New Roman" w:cs="Times New Roman"/>
          <w:color w:val="000000" w:themeColor="text1"/>
          <w:kern w:val="0"/>
          <w:sz w:val="36"/>
          <w:szCs w:val="36"/>
          <w:lang w:eastAsia="nb-NO"/>
          <w14:ligatures w14:val="none"/>
        </w:rPr>
        <w:t xml:space="preserve">with Earth </w:t>
      </w:r>
      <w:proofErr w:type="spellStart"/>
      <w:r w:rsidRPr="00A77D5E">
        <w:rPr>
          <w:rFonts w:ascii="Times New Roman" w:eastAsia="Times New Roman" w:hAnsi="Times New Roman" w:cs="Times New Roman"/>
          <w:color w:val="000000" w:themeColor="text1"/>
          <w:kern w:val="0"/>
          <w:sz w:val="36"/>
          <w:szCs w:val="36"/>
          <w:lang w:eastAsia="nb-NO"/>
          <w14:ligatures w14:val="none"/>
        </w:rPr>
        <w:t>Moves</w:t>
      </w:r>
      <w:proofErr w:type="spellEnd"/>
      <w:r w:rsidRPr="00A77D5E">
        <w:rPr>
          <w:rFonts w:ascii="Times New Roman" w:eastAsia="Times New Roman" w:hAnsi="Times New Roman" w:cs="Times New Roman"/>
          <w:color w:val="000000" w:themeColor="text1"/>
          <w:kern w:val="0"/>
          <w:sz w:val="36"/>
          <w:szCs w:val="36"/>
          <w:lang w:eastAsia="nb-NO"/>
          <w14:ligatures w14:val="none"/>
        </w:rPr>
        <w:t xml:space="preserve"> Watch</w:t>
      </w:r>
    </w:p>
    <w:p w14:paraId="42DA3BA6" w14:textId="56980148" w:rsidR="00D33F64" w:rsidRDefault="00D33F64" w:rsidP="00A77D5E">
      <w:pPr>
        <w:spacing w:before="100" w:beforeAutospacing="1" w:after="100" w:afterAutospacing="1"/>
        <w:rPr>
          <w:ins w:id="180" w:author="Brage Johansen" w:date="2026-03-29T11:01:00Z" w16du:dateUtc="2026-03-29T09:01:00Z"/>
          <w:rFonts w:ascii="Times New Roman" w:eastAsia="Times New Roman" w:hAnsi="Times New Roman" w:cs="Times New Roman"/>
          <w:color w:val="000000" w:themeColor="text1"/>
          <w:kern w:val="0"/>
          <w:lang w:eastAsia="nb-NO"/>
          <w14:ligatures w14:val="none"/>
        </w:rPr>
      </w:pPr>
      <w:ins w:id="181" w:author="Brage Johansen" w:date="2026-03-29T10:58:00Z" w16du:dateUtc="2026-03-29T08:58:00Z">
        <w:r>
          <w:rPr>
            <w:rFonts w:ascii="Times New Roman" w:eastAsia="Times New Roman" w:hAnsi="Times New Roman" w:cs="Times New Roman"/>
            <w:color w:val="000000" w:themeColor="text1"/>
            <w:kern w:val="0"/>
            <w:lang w:eastAsia="nb-NO"/>
            <w14:ligatures w14:val="none"/>
          </w:rPr>
          <w:t xml:space="preserve">The digital </w:t>
        </w:r>
      </w:ins>
      <w:r w:rsidR="00A77D5E" w:rsidRPr="00A77D5E">
        <w:rPr>
          <w:rFonts w:ascii="Times New Roman" w:eastAsia="Times New Roman" w:hAnsi="Times New Roman" w:cs="Times New Roman"/>
          <w:color w:val="000000" w:themeColor="text1"/>
          <w:kern w:val="0"/>
          <w:lang w:eastAsia="nb-NO"/>
          <w14:ligatures w14:val="none"/>
        </w:rPr>
        <w:t xml:space="preserve">Earth </w:t>
      </w:r>
      <w:proofErr w:type="spellStart"/>
      <w:r w:rsidR="00A77D5E" w:rsidRPr="00A77D5E">
        <w:rPr>
          <w:rFonts w:ascii="Times New Roman" w:eastAsia="Times New Roman" w:hAnsi="Times New Roman" w:cs="Times New Roman"/>
          <w:color w:val="000000" w:themeColor="text1"/>
          <w:kern w:val="0"/>
          <w:lang w:eastAsia="nb-NO"/>
          <w14:ligatures w14:val="none"/>
        </w:rPr>
        <w:t>Moves</w:t>
      </w:r>
      <w:proofErr w:type="spellEnd"/>
      <w:r w:rsidR="00A77D5E" w:rsidRPr="00A77D5E">
        <w:rPr>
          <w:rFonts w:ascii="Times New Roman" w:eastAsia="Times New Roman" w:hAnsi="Times New Roman" w:cs="Times New Roman"/>
          <w:color w:val="000000" w:themeColor="text1"/>
          <w:kern w:val="0"/>
          <w:lang w:eastAsia="nb-NO"/>
          <w14:ligatures w14:val="none"/>
        </w:rPr>
        <w:t xml:space="preserve"> Watch </w:t>
      </w:r>
      <w:del w:id="182" w:author="Brage Johansen" w:date="2026-03-29T10:58:00Z" w16du:dateUtc="2026-03-29T08:58:00Z">
        <w:r w:rsidR="00A77D5E" w:rsidRPr="00A77D5E" w:rsidDel="00D33F64">
          <w:rPr>
            <w:rFonts w:ascii="Times New Roman" w:eastAsia="Times New Roman" w:hAnsi="Times New Roman" w:cs="Times New Roman"/>
            <w:color w:val="000000" w:themeColor="text1"/>
            <w:kern w:val="0"/>
            <w:lang w:eastAsia="nb-NO"/>
            <w14:ligatures w14:val="none"/>
          </w:rPr>
          <w:delText xml:space="preserve">pulls </w:delText>
        </w:r>
      </w:del>
      <w:proofErr w:type="spellStart"/>
      <w:ins w:id="183" w:author="Brage Johansen" w:date="2026-03-29T10:58:00Z" w16du:dateUtc="2026-03-29T08:58:00Z">
        <w:r>
          <w:rPr>
            <w:rFonts w:ascii="Times New Roman" w:eastAsia="Times New Roman" w:hAnsi="Times New Roman" w:cs="Times New Roman"/>
            <w:color w:val="000000" w:themeColor="text1"/>
            <w:kern w:val="0"/>
            <w:lang w:eastAsia="nb-NO"/>
            <w14:ligatures w14:val="none"/>
          </w:rPr>
          <w:t>get</w:t>
        </w:r>
        <w:proofErr w:type="spellEnd"/>
        <w:r w:rsidRPr="00A77D5E">
          <w:rPr>
            <w:rFonts w:ascii="Times New Roman" w:eastAsia="Times New Roman" w:hAnsi="Times New Roman" w:cs="Times New Roman"/>
            <w:color w:val="000000" w:themeColor="text1"/>
            <w:kern w:val="0"/>
            <w:lang w:eastAsia="nb-NO"/>
            <w14:ligatures w14:val="none"/>
          </w:rPr>
          <w:t xml:space="preserve"> </w:t>
        </w:r>
      </w:ins>
      <w:r w:rsidR="00A77D5E" w:rsidRPr="00A77D5E">
        <w:rPr>
          <w:rFonts w:ascii="Times New Roman" w:eastAsia="Times New Roman" w:hAnsi="Times New Roman" w:cs="Times New Roman"/>
          <w:color w:val="000000" w:themeColor="text1"/>
          <w:kern w:val="0"/>
          <w:lang w:eastAsia="nb-NO"/>
          <w14:ligatures w14:val="none"/>
        </w:rPr>
        <w:t xml:space="preserve">NOAA Space </w:t>
      </w:r>
      <w:proofErr w:type="spellStart"/>
      <w:r w:rsidR="00A77D5E" w:rsidRPr="00A77D5E">
        <w:rPr>
          <w:rFonts w:ascii="Times New Roman" w:eastAsia="Times New Roman" w:hAnsi="Times New Roman" w:cs="Times New Roman"/>
          <w:color w:val="000000" w:themeColor="text1"/>
          <w:kern w:val="0"/>
          <w:lang w:eastAsia="nb-NO"/>
          <w14:ligatures w14:val="none"/>
        </w:rPr>
        <w:t>Weather</w:t>
      </w:r>
      <w:proofErr w:type="spellEnd"/>
      <w:r w:rsidR="00A77D5E" w:rsidRPr="00A77D5E">
        <w:rPr>
          <w:rFonts w:ascii="Times New Roman" w:eastAsia="Times New Roman" w:hAnsi="Times New Roman" w:cs="Times New Roman"/>
          <w:color w:val="000000" w:themeColor="text1"/>
          <w:kern w:val="0"/>
          <w:lang w:eastAsia="nb-NO"/>
          <w14:ligatures w14:val="none"/>
        </w:rPr>
        <w:t xml:space="preserve"> </w:t>
      </w:r>
      <w:proofErr w:type="spellStart"/>
      <w:r w:rsidR="00A77D5E" w:rsidRPr="00A77D5E">
        <w:rPr>
          <w:rFonts w:ascii="Times New Roman" w:eastAsia="Times New Roman" w:hAnsi="Times New Roman" w:cs="Times New Roman"/>
          <w:color w:val="000000" w:themeColor="text1"/>
          <w:kern w:val="0"/>
          <w:lang w:eastAsia="nb-NO"/>
          <w14:ligatures w14:val="none"/>
        </w:rPr>
        <w:t>Prediction</w:t>
      </w:r>
      <w:proofErr w:type="spellEnd"/>
      <w:r w:rsidR="00A77D5E" w:rsidRPr="00A77D5E">
        <w:rPr>
          <w:rFonts w:ascii="Times New Roman" w:eastAsia="Times New Roman" w:hAnsi="Times New Roman" w:cs="Times New Roman"/>
          <w:color w:val="000000" w:themeColor="text1"/>
          <w:kern w:val="0"/>
          <w:lang w:eastAsia="nb-NO"/>
          <w14:ligatures w14:val="none"/>
        </w:rPr>
        <w:t xml:space="preserve"> Center </w:t>
      </w:r>
      <w:proofErr w:type="spellStart"/>
      <w:r w:rsidR="00A77D5E" w:rsidRPr="00A77D5E">
        <w:rPr>
          <w:rFonts w:ascii="Times New Roman" w:eastAsia="Times New Roman" w:hAnsi="Times New Roman" w:cs="Times New Roman"/>
          <w:color w:val="000000" w:themeColor="text1"/>
          <w:kern w:val="0"/>
          <w:lang w:eastAsia="nb-NO"/>
          <w14:ligatures w14:val="none"/>
        </w:rPr>
        <w:t>feeds</w:t>
      </w:r>
      <w:proofErr w:type="spellEnd"/>
      <w:r w:rsidR="00A77D5E" w:rsidRPr="00A77D5E">
        <w:rPr>
          <w:rFonts w:ascii="Times New Roman" w:eastAsia="Times New Roman" w:hAnsi="Times New Roman" w:cs="Times New Roman"/>
          <w:color w:val="000000" w:themeColor="text1"/>
          <w:kern w:val="0"/>
          <w:lang w:eastAsia="nb-NO"/>
          <w14:ligatures w14:val="none"/>
        </w:rPr>
        <w:t xml:space="preserve">. </w:t>
      </w:r>
      <w:ins w:id="184" w:author="Brage Johansen" w:date="2026-03-29T10:59:00Z" w16du:dateUtc="2026-03-29T08:59:00Z">
        <w:r>
          <w:rPr>
            <w:rFonts w:ascii="Times New Roman" w:eastAsia="Times New Roman" w:hAnsi="Times New Roman" w:cs="Times New Roman"/>
            <w:color w:val="000000" w:themeColor="text1"/>
            <w:kern w:val="0"/>
            <w:lang w:eastAsia="nb-NO"/>
            <w14:ligatures w14:val="none"/>
          </w:rPr>
          <w:t xml:space="preserve">On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watch</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we</w:t>
        </w:r>
        <w:proofErr w:type="spellEnd"/>
        <w:r>
          <w:rPr>
            <w:rFonts w:ascii="Times New Roman" w:eastAsia="Times New Roman" w:hAnsi="Times New Roman" w:cs="Times New Roman"/>
            <w:color w:val="000000" w:themeColor="text1"/>
            <w:kern w:val="0"/>
            <w:lang w:eastAsia="nb-NO"/>
            <w14:ligatures w14:val="none"/>
          </w:rPr>
          <w:t xml:space="preserve"> show </w:t>
        </w:r>
        <w:proofErr w:type="spellStart"/>
        <w:r>
          <w:rPr>
            <w:rFonts w:ascii="Times New Roman" w:eastAsia="Times New Roman" w:hAnsi="Times New Roman" w:cs="Times New Roman"/>
            <w:color w:val="000000" w:themeColor="text1"/>
            <w:kern w:val="0"/>
            <w:lang w:eastAsia="nb-NO"/>
            <w14:ligatures w14:val="none"/>
          </w:rPr>
          <w:t>this</w:t>
        </w:r>
        <w:proofErr w:type="spellEnd"/>
        <w:r>
          <w:rPr>
            <w:rFonts w:ascii="Times New Roman" w:eastAsia="Times New Roman" w:hAnsi="Times New Roman" w:cs="Times New Roman"/>
            <w:color w:val="000000" w:themeColor="text1"/>
            <w:kern w:val="0"/>
            <w:lang w:eastAsia="nb-NO"/>
            <w14:ligatures w14:val="none"/>
          </w:rPr>
          <w:t xml:space="preserve"> as a </w:t>
        </w:r>
        <w:proofErr w:type="spellStart"/>
        <w:r>
          <w:rPr>
            <w:rFonts w:ascii="Times New Roman" w:eastAsia="Times New Roman" w:hAnsi="Times New Roman" w:cs="Times New Roman"/>
            <w:color w:val="000000" w:themeColor="text1"/>
            <w:kern w:val="0"/>
            <w:lang w:eastAsia="nb-NO"/>
            <w14:ligatures w14:val="none"/>
          </w:rPr>
          <w:t>burst</w:t>
        </w:r>
        <w:proofErr w:type="spellEnd"/>
        <w:r>
          <w:rPr>
            <w:rFonts w:ascii="Times New Roman" w:eastAsia="Times New Roman" w:hAnsi="Times New Roman" w:cs="Times New Roman"/>
            <w:color w:val="000000" w:themeColor="text1"/>
            <w:kern w:val="0"/>
            <w:lang w:eastAsia="nb-NO"/>
            <w14:ligatures w14:val="none"/>
          </w:rPr>
          <w:t xml:space="preserve"> from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Sun (12 </w:t>
        </w:r>
        <w:proofErr w:type="spellStart"/>
        <w:r>
          <w:rPr>
            <w:rFonts w:ascii="Times New Roman" w:eastAsia="Times New Roman" w:hAnsi="Times New Roman" w:cs="Times New Roman"/>
            <w:color w:val="000000" w:themeColor="text1"/>
            <w:kern w:val="0"/>
            <w:lang w:eastAsia="nb-NO"/>
            <w14:ligatures w14:val="none"/>
          </w:rPr>
          <w:t>o'clock</w:t>
        </w:r>
        <w:proofErr w:type="spellEnd"/>
        <w:r>
          <w:rPr>
            <w:rFonts w:ascii="Times New Roman" w:eastAsia="Times New Roman" w:hAnsi="Times New Roman" w:cs="Times New Roman"/>
            <w:color w:val="000000" w:themeColor="text1"/>
            <w:kern w:val="0"/>
            <w:lang w:eastAsia="nb-NO"/>
            <w14:ligatures w14:val="none"/>
          </w:rPr>
          <w:t xml:space="preserve">) </w:t>
        </w:r>
      </w:ins>
      <w:proofErr w:type="spellStart"/>
      <w:ins w:id="185" w:author="Brage Johansen" w:date="2026-03-29T11:00:00Z" w16du:dateUtc="2026-03-29T09:00:00Z">
        <w:r>
          <w:rPr>
            <w:rFonts w:ascii="Times New Roman" w:eastAsia="Times New Roman" w:hAnsi="Times New Roman" w:cs="Times New Roman"/>
            <w:color w:val="000000" w:themeColor="text1"/>
            <w:kern w:val="0"/>
            <w:lang w:eastAsia="nb-NO"/>
            <w14:ligatures w14:val="none"/>
          </w:rPr>
          <w:t>going</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towards</w:t>
        </w:r>
        <w:proofErr w:type="spellEnd"/>
        <w:r>
          <w:rPr>
            <w:rFonts w:ascii="Times New Roman" w:eastAsia="Times New Roman" w:hAnsi="Times New Roman" w:cs="Times New Roman"/>
            <w:color w:val="000000" w:themeColor="text1"/>
            <w:kern w:val="0"/>
            <w:lang w:eastAsia="nb-NO"/>
            <w14:ligatures w14:val="none"/>
          </w:rPr>
          <w:t xml:space="preserve"> Earth. </w:t>
        </w:r>
        <w:proofErr w:type="spellStart"/>
        <w:r>
          <w:rPr>
            <w:rFonts w:ascii="Times New Roman" w:eastAsia="Times New Roman" w:hAnsi="Times New Roman" w:cs="Times New Roman"/>
            <w:color w:val="000000" w:themeColor="text1"/>
            <w:kern w:val="0"/>
            <w:lang w:eastAsia="nb-NO"/>
            <w14:ligatures w14:val="none"/>
          </w:rPr>
          <w:t>When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burst</w:t>
        </w:r>
        <w:proofErr w:type="spellEnd"/>
        <w:r>
          <w:rPr>
            <w:rFonts w:ascii="Times New Roman" w:eastAsia="Times New Roman" w:hAnsi="Times New Roman" w:cs="Times New Roman"/>
            <w:color w:val="000000" w:themeColor="text1"/>
            <w:kern w:val="0"/>
            <w:lang w:eastAsia="nb-NO"/>
            <w14:ligatures w14:val="none"/>
          </w:rPr>
          <w:t xml:space="preserve"> hits Earth, it is </w:t>
        </w:r>
        <w:proofErr w:type="spellStart"/>
        <w:r>
          <w:rPr>
            <w:rFonts w:ascii="Times New Roman" w:eastAsia="Times New Roman" w:hAnsi="Times New Roman" w:cs="Times New Roman"/>
            <w:color w:val="000000" w:themeColor="text1"/>
            <w:kern w:val="0"/>
            <w:lang w:eastAsia="nb-NO"/>
            <w14:ligatures w14:val="none"/>
          </w:rPr>
          <w:t>deflected</w:t>
        </w:r>
        <w:proofErr w:type="spellEnd"/>
        <w:r>
          <w:rPr>
            <w:rFonts w:ascii="Times New Roman" w:eastAsia="Times New Roman" w:hAnsi="Times New Roman" w:cs="Times New Roman"/>
            <w:color w:val="000000" w:themeColor="text1"/>
            <w:kern w:val="0"/>
            <w:lang w:eastAsia="nb-NO"/>
            <w14:ligatures w14:val="none"/>
          </w:rPr>
          <w:t xml:space="preserve"> and </w:t>
        </w:r>
        <w:proofErr w:type="spellStart"/>
        <w:r>
          <w:rPr>
            <w:rFonts w:ascii="Times New Roman" w:eastAsia="Times New Roman" w:hAnsi="Times New Roman" w:cs="Times New Roman"/>
            <w:color w:val="000000" w:themeColor="text1"/>
            <w:kern w:val="0"/>
            <w:lang w:eastAsia="nb-NO"/>
            <w14:ligatures w14:val="none"/>
          </w:rPr>
          <w:t>collected</w:t>
        </w:r>
        <w:proofErr w:type="spellEnd"/>
        <w:r>
          <w:rPr>
            <w:rFonts w:ascii="Times New Roman" w:eastAsia="Times New Roman" w:hAnsi="Times New Roman" w:cs="Times New Roman"/>
            <w:color w:val="000000" w:themeColor="text1"/>
            <w:kern w:val="0"/>
            <w:lang w:eastAsia="nb-NO"/>
            <w14:ligatures w14:val="none"/>
          </w:rPr>
          <w:t xml:space="preserve"> by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Earth's</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magnetosphere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which</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routes</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w:t>
        </w:r>
        <w:proofErr w:type="gramStart"/>
        <w:r>
          <w:rPr>
            <w:rFonts w:ascii="Times New Roman" w:eastAsia="Times New Roman" w:hAnsi="Times New Roman" w:cs="Times New Roman"/>
            <w:color w:val="000000" w:themeColor="text1"/>
            <w:kern w:val="0"/>
            <w:lang w:eastAsia="nb-NO"/>
            <w14:ligatures w14:val="none"/>
          </w:rPr>
          <w:t>solar plasma</w:t>
        </w:r>
        <w:proofErr w:type="gram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towards</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our</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north</w:t>
        </w:r>
        <w:proofErr w:type="spellEnd"/>
        <w:r>
          <w:rPr>
            <w:rFonts w:ascii="Times New Roman" w:eastAsia="Times New Roman" w:hAnsi="Times New Roman" w:cs="Times New Roman"/>
            <w:color w:val="000000" w:themeColor="text1"/>
            <w:kern w:val="0"/>
            <w:lang w:eastAsia="nb-NO"/>
            <w14:ligatures w14:val="none"/>
          </w:rPr>
          <w:t xml:space="preserve"> and </w:t>
        </w:r>
        <w:proofErr w:type="spellStart"/>
        <w:r>
          <w:rPr>
            <w:rFonts w:ascii="Times New Roman" w:eastAsia="Times New Roman" w:hAnsi="Times New Roman" w:cs="Times New Roman"/>
            <w:color w:val="000000" w:themeColor="text1"/>
            <w:kern w:val="0"/>
            <w:lang w:eastAsia="nb-NO"/>
            <w14:ligatures w14:val="none"/>
          </w:rPr>
          <w:t>south</w:t>
        </w:r>
        <w:proofErr w:type="spellEnd"/>
        <w:r>
          <w:rPr>
            <w:rFonts w:ascii="Times New Roman" w:eastAsia="Times New Roman" w:hAnsi="Times New Roman" w:cs="Times New Roman"/>
            <w:color w:val="000000" w:themeColor="text1"/>
            <w:kern w:val="0"/>
            <w:lang w:eastAsia="nb-NO"/>
            <w14:ligatures w14:val="none"/>
          </w:rPr>
          <w:t xml:space="preserve"> pole.</w:t>
        </w:r>
      </w:ins>
      <w:ins w:id="186" w:author="Brage Johansen" w:date="2026-03-29T11:01:00Z" w16du:dateUtc="2026-03-29T09:01:00Z">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Actually</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much</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of</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plasma is driven </w:t>
        </w:r>
        <w:proofErr w:type="spellStart"/>
        <w:r>
          <w:rPr>
            <w:rFonts w:ascii="Times New Roman" w:eastAsia="Times New Roman" w:hAnsi="Times New Roman" w:cs="Times New Roman"/>
            <w:color w:val="000000" w:themeColor="text1"/>
            <w:kern w:val="0"/>
            <w:lang w:eastAsia="nb-NO"/>
            <w14:ligatures w14:val="none"/>
          </w:rPr>
          <w:t>towards</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Earth's</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nightside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because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of</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shape</w:t>
        </w:r>
        <w:proofErr w:type="spellEnd"/>
        <w:r>
          <w:rPr>
            <w:rFonts w:ascii="Times New Roman" w:eastAsia="Times New Roman" w:hAnsi="Times New Roman" w:cs="Times New Roman"/>
            <w:color w:val="000000" w:themeColor="text1"/>
            <w:kern w:val="0"/>
            <w:lang w:eastAsia="nb-NO"/>
            <w14:ligatures w14:val="none"/>
          </w:rPr>
          <w:t xml:space="preserve"> and </w:t>
        </w:r>
        <w:proofErr w:type="spellStart"/>
        <w:r>
          <w:rPr>
            <w:rFonts w:ascii="Times New Roman" w:eastAsia="Times New Roman" w:hAnsi="Times New Roman" w:cs="Times New Roman"/>
            <w:color w:val="000000" w:themeColor="text1"/>
            <w:kern w:val="0"/>
            <w:lang w:eastAsia="nb-NO"/>
            <w14:ligatures w14:val="none"/>
          </w:rPr>
          <w:t>compression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of</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magnetosphere</w:t>
        </w:r>
        <w:proofErr w:type="spellEnd"/>
        <w:r>
          <w:rPr>
            <w:rFonts w:ascii="Times New Roman" w:eastAsia="Times New Roman" w:hAnsi="Times New Roman" w:cs="Times New Roman"/>
            <w:color w:val="000000" w:themeColor="text1"/>
            <w:kern w:val="0"/>
            <w:lang w:eastAsia="nb-NO"/>
            <w14:ligatures w14:val="none"/>
          </w:rPr>
          <w:t xml:space="preserve">. </w:t>
        </w:r>
      </w:ins>
    </w:p>
    <w:p w14:paraId="37C02FAF" w14:textId="65CAFF32" w:rsidR="00A77D5E" w:rsidRDefault="00D33F64" w:rsidP="00A77D5E">
      <w:pPr>
        <w:spacing w:before="100" w:beforeAutospacing="1" w:after="100" w:afterAutospacing="1"/>
        <w:rPr>
          <w:ins w:id="187" w:author="Brage Johansen" w:date="2026-03-29T11:02:00Z" w16du:dateUtc="2026-03-29T09:02:00Z"/>
          <w:rFonts w:ascii="Times New Roman" w:eastAsia="Times New Roman" w:hAnsi="Times New Roman" w:cs="Times New Roman"/>
          <w:color w:val="000000" w:themeColor="text1"/>
          <w:kern w:val="0"/>
          <w:lang w:eastAsia="nb-NO"/>
          <w14:ligatures w14:val="none"/>
        </w:rPr>
      </w:pPr>
      <w:ins w:id="188" w:author="Brage Johansen" w:date="2026-03-29T11:01:00Z" w16du:dateUtc="2026-03-29T09:01:00Z">
        <w:r>
          <w:rPr>
            <w:rFonts w:ascii="Times New Roman" w:eastAsia="Times New Roman" w:hAnsi="Times New Roman" w:cs="Times New Roman"/>
            <w:color w:val="000000" w:themeColor="text1"/>
            <w:kern w:val="0"/>
            <w:lang w:eastAsia="nb-NO"/>
            <w14:ligatures w14:val="none"/>
          </w:rPr>
          <w:t xml:space="preserve">On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digital Earth </w:t>
        </w:r>
        <w:proofErr w:type="spellStart"/>
        <w:r>
          <w:rPr>
            <w:rFonts w:ascii="Times New Roman" w:eastAsia="Times New Roman" w:hAnsi="Times New Roman" w:cs="Times New Roman"/>
            <w:color w:val="000000" w:themeColor="text1"/>
            <w:kern w:val="0"/>
            <w:lang w:eastAsia="nb-NO"/>
            <w14:ligatures w14:val="none"/>
          </w:rPr>
          <w:t>Moves</w:t>
        </w:r>
        <w:proofErr w:type="spellEnd"/>
        <w:r>
          <w:rPr>
            <w:rFonts w:ascii="Times New Roman" w:eastAsia="Times New Roman" w:hAnsi="Times New Roman" w:cs="Times New Roman"/>
            <w:color w:val="000000" w:themeColor="text1"/>
            <w:kern w:val="0"/>
            <w:lang w:eastAsia="nb-NO"/>
            <w14:ligatures w14:val="none"/>
          </w:rPr>
          <w:t xml:space="preserve"> Wa</w:t>
        </w:r>
      </w:ins>
      <w:ins w:id="189" w:author="Brage Johansen" w:date="2026-03-29T11:02:00Z" w16du:dateUtc="2026-03-29T09:02:00Z">
        <w:r>
          <w:rPr>
            <w:rFonts w:ascii="Times New Roman" w:eastAsia="Times New Roman" w:hAnsi="Times New Roman" w:cs="Times New Roman"/>
            <w:color w:val="000000" w:themeColor="text1"/>
            <w:kern w:val="0"/>
            <w:lang w:eastAsia="nb-NO"/>
            <w14:ligatures w14:val="none"/>
          </w:rPr>
          <w:t>tch</w:t>
        </w:r>
      </w:ins>
      <w:ins w:id="190" w:author="Brage Johansen" w:date="2026-03-29T10:58:00Z" w16du:dateUtc="2026-03-29T08:58:00Z">
        <w:r>
          <w:rPr>
            <w:rFonts w:ascii="Times New Roman" w:eastAsia="Times New Roman" w:hAnsi="Times New Roman" w:cs="Times New Roman"/>
            <w:color w:val="000000" w:themeColor="text1"/>
            <w:kern w:val="0"/>
            <w:lang w:eastAsia="nb-NO"/>
            <w14:ligatures w14:val="none"/>
          </w:rPr>
          <w:t xml:space="preserve"> </w:t>
        </w:r>
      </w:ins>
      <w:proofErr w:type="spellStart"/>
      <w:ins w:id="191" w:author="Brage Johansen" w:date="2026-03-29T11:02:00Z" w16du:dateUtc="2026-03-29T09:02:00Z">
        <w:r>
          <w:rPr>
            <w:rFonts w:ascii="Times New Roman" w:eastAsia="Times New Roman" w:hAnsi="Times New Roman" w:cs="Times New Roman"/>
            <w:color w:val="000000" w:themeColor="text1"/>
            <w:kern w:val="0"/>
            <w:lang w:eastAsia="nb-NO"/>
            <w14:ligatures w14:val="none"/>
          </w:rPr>
          <w:t>we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can</w:t>
        </w:r>
        <w:proofErr w:type="spellEnd"/>
        <w:r>
          <w:rPr>
            <w:rFonts w:ascii="Times New Roman" w:eastAsia="Times New Roman" w:hAnsi="Times New Roman" w:cs="Times New Roman"/>
            <w:color w:val="000000" w:themeColor="text1"/>
            <w:kern w:val="0"/>
            <w:lang w:eastAsia="nb-NO"/>
            <w14:ligatures w14:val="none"/>
          </w:rPr>
          <w:t xml:space="preserve"> show </w:t>
        </w:r>
        <w:proofErr w:type="spellStart"/>
        <w:r>
          <w:rPr>
            <w:rFonts w:ascii="Times New Roman" w:eastAsia="Times New Roman" w:hAnsi="Times New Roman" w:cs="Times New Roman"/>
            <w:color w:val="000000" w:themeColor="text1"/>
            <w:kern w:val="0"/>
            <w:lang w:eastAsia="nb-NO"/>
            <w14:ligatures w14:val="none"/>
          </w:rPr>
          <w:t>the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probablity</w:t>
        </w:r>
        <w:proofErr w:type="spellEnd"/>
        <w:r>
          <w:rPr>
            <w:rFonts w:ascii="Times New Roman" w:eastAsia="Times New Roman" w:hAnsi="Times New Roman" w:cs="Times New Roman"/>
            <w:color w:val="000000" w:themeColor="text1"/>
            <w:kern w:val="0"/>
            <w:lang w:eastAsia="nb-NO"/>
            <w14:ligatures w14:val="none"/>
          </w:rPr>
          <w:t xml:space="preserve"> for aurora </w:t>
        </w:r>
        <w:r w:rsidR="00336D85">
          <w:rPr>
            <w:rFonts w:ascii="Times New Roman" w:eastAsia="Times New Roman" w:hAnsi="Times New Roman" w:cs="Times New Roman"/>
            <w:color w:val="000000" w:themeColor="text1"/>
            <w:kern w:val="0"/>
            <w:lang w:eastAsia="nb-NO"/>
            <w14:ligatures w14:val="none"/>
          </w:rPr>
          <w:t xml:space="preserve">as a </w:t>
        </w:r>
        <w:proofErr w:type="spellStart"/>
        <w:r w:rsidR="00336D85">
          <w:rPr>
            <w:rFonts w:ascii="Times New Roman" w:eastAsia="Times New Roman" w:hAnsi="Times New Roman" w:cs="Times New Roman"/>
            <w:color w:val="000000" w:themeColor="text1"/>
            <w:kern w:val="0"/>
            <w:lang w:eastAsia="nb-NO"/>
            <w14:ligatures w14:val="none"/>
          </w:rPr>
          <w:t>cloudy</w:t>
        </w:r>
        <w:proofErr w:type="spellEnd"/>
        <w:r w:rsidR="00336D85">
          <w:rPr>
            <w:rFonts w:ascii="Times New Roman" w:eastAsia="Times New Roman" w:hAnsi="Times New Roman" w:cs="Times New Roman"/>
            <w:color w:val="000000" w:themeColor="text1"/>
            <w:kern w:val="0"/>
            <w:lang w:eastAsia="nb-NO"/>
            <w14:ligatures w14:val="none"/>
          </w:rPr>
          <w:t xml:space="preserve"> </w:t>
        </w:r>
        <w:proofErr w:type="spellStart"/>
        <w:r w:rsidR="00336D85">
          <w:rPr>
            <w:rFonts w:ascii="Times New Roman" w:eastAsia="Times New Roman" w:hAnsi="Times New Roman" w:cs="Times New Roman"/>
            <w:color w:val="000000" w:themeColor="text1"/>
            <w:kern w:val="0"/>
            <w:lang w:eastAsia="nb-NO"/>
            <w14:ligatures w14:val="none"/>
          </w:rPr>
          <w:t>light</w:t>
        </w:r>
        <w:proofErr w:type="spellEnd"/>
        <w:r w:rsidR="00336D85">
          <w:rPr>
            <w:rFonts w:ascii="Times New Roman" w:eastAsia="Times New Roman" w:hAnsi="Times New Roman" w:cs="Times New Roman"/>
            <w:color w:val="000000" w:themeColor="text1"/>
            <w:kern w:val="0"/>
            <w:lang w:eastAsia="nb-NO"/>
            <w14:ligatures w14:val="none"/>
          </w:rPr>
          <w:t xml:space="preserve"> </w:t>
        </w:r>
        <w:proofErr w:type="spellStart"/>
        <w:r w:rsidR="00336D85">
          <w:rPr>
            <w:rFonts w:ascii="Times New Roman" w:eastAsia="Times New Roman" w:hAnsi="Times New Roman" w:cs="Times New Roman"/>
            <w:color w:val="000000" w:themeColor="text1"/>
            <w:kern w:val="0"/>
            <w:lang w:eastAsia="nb-NO"/>
            <w14:ligatures w14:val="none"/>
          </w:rPr>
          <w:t>around</w:t>
        </w:r>
        <w:proofErr w:type="spellEnd"/>
        <w:r w:rsidR="00336D85">
          <w:rPr>
            <w:rFonts w:ascii="Times New Roman" w:eastAsia="Times New Roman" w:hAnsi="Times New Roman" w:cs="Times New Roman"/>
            <w:color w:val="000000" w:themeColor="text1"/>
            <w:kern w:val="0"/>
            <w:lang w:eastAsia="nb-NO"/>
            <w14:ligatures w14:val="none"/>
          </w:rPr>
          <w:t xml:space="preserve"> </w:t>
        </w:r>
        <w:proofErr w:type="spellStart"/>
        <w:r w:rsidR="00336D85">
          <w:rPr>
            <w:rFonts w:ascii="Times New Roman" w:eastAsia="Times New Roman" w:hAnsi="Times New Roman" w:cs="Times New Roman"/>
            <w:color w:val="000000" w:themeColor="text1"/>
            <w:kern w:val="0"/>
            <w:lang w:eastAsia="nb-NO"/>
            <w14:ligatures w14:val="none"/>
          </w:rPr>
          <w:t>the</w:t>
        </w:r>
        <w:proofErr w:type="spellEnd"/>
        <w:r w:rsidR="00336D85">
          <w:rPr>
            <w:rFonts w:ascii="Times New Roman" w:eastAsia="Times New Roman" w:hAnsi="Times New Roman" w:cs="Times New Roman"/>
            <w:color w:val="000000" w:themeColor="text1"/>
            <w:kern w:val="0"/>
            <w:lang w:eastAsia="nb-NO"/>
            <w14:ligatures w14:val="none"/>
          </w:rPr>
          <w:t xml:space="preserve"> proper latitude on </w:t>
        </w:r>
        <w:proofErr w:type="spellStart"/>
        <w:r w:rsidR="00336D85">
          <w:rPr>
            <w:rFonts w:ascii="Times New Roman" w:eastAsia="Times New Roman" w:hAnsi="Times New Roman" w:cs="Times New Roman"/>
            <w:color w:val="000000" w:themeColor="text1"/>
            <w:kern w:val="0"/>
            <w:lang w:eastAsia="nb-NO"/>
            <w14:ligatures w14:val="none"/>
          </w:rPr>
          <w:t>the</w:t>
        </w:r>
        <w:proofErr w:type="spellEnd"/>
        <w:r w:rsidR="00336D85">
          <w:rPr>
            <w:rFonts w:ascii="Times New Roman" w:eastAsia="Times New Roman" w:hAnsi="Times New Roman" w:cs="Times New Roman"/>
            <w:color w:val="000000" w:themeColor="text1"/>
            <w:kern w:val="0"/>
            <w:lang w:eastAsia="nb-NO"/>
            <w14:ligatures w14:val="none"/>
          </w:rPr>
          <w:t xml:space="preserve"> Earth on </w:t>
        </w:r>
        <w:proofErr w:type="spellStart"/>
        <w:r w:rsidR="00336D85">
          <w:rPr>
            <w:rFonts w:ascii="Times New Roman" w:eastAsia="Times New Roman" w:hAnsi="Times New Roman" w:cs="Times New Roman"/>
            <w:color w:val="000000" w:themeColor="text1"/>
            <w:kern w:val="0"/>
            <w:lang w:eastAsia="nb-NO"/>
            <w14:ligatures w14:val="none"/>
          </w:rPr>
          <w:t>the</w:t>
        </w:r>
        <w:proofErr w:type="spellEnd"/>
        <w:r w:rsidR="00336D85">
          <w:rPr>
            <w:rFonts w:ascii="Times New Roman" w:eastAsia="Times New Roman" w:hAnsi="Times New Roman" w:cs="Times New Roman"/>
            <w:color w:val="000000" w:themeColor="text1"/>
            <w:kern w:val="0"/>
            <w:lang w:eastAsia="nb-NO"/>
            <w14:ligatures w14:val="none"/>
          </w:rPr>
          <w:t xml:space="preserve"> </w:t>
        </w:r>
        <w:proofErr w:type="spellStart"/>
        <w:r w:rsidR="00336D85">
          <w:rPr>
            <w:rFonts w:ascii="Times New Roman" w:eastAsia="Times New Roman" w:hAnsi="Times New Roman" w:cs="Times New Roman"/>
            <w:color w:val="000000" w:themeColor="text1"/>
            <w:kern w:val="0"/>
            <w:lang w:eastAsia="nb-NO"/>
            <w14:ligatures w14:val="none"/>
          </w:rPr>
          <w:t>watch</w:t>
        </w:r>
        <w:proofErr w:type="spellEnd"/>
        <w:r w:rsidR="00336D85">
          <w:rPr>
            <w:rFonts w:ascii="Times New Roman" w:eastAsia="Times New Roman" w:hAnsi="Times New Roman" w:cs="Times New Roman"/>
            <w:color w:val="000000" w:themeColor="text1"/>
            <w:kern w:val="0"/>
            <w:lang w:eastAsia="nb-NO"/>
            <w14:ligatures w14:val="none"/>
          </w:rPr>
          <w:t>.</w:t>
        </w:r>
      </w:ins>
      <w:del w:id="192" w:author="Brage Johansen" w:date="2026-03-29T10:58:00Z" w16du:dateUtc="2026-03-29T08:58:00Z">
        <w:r w:rsidR="00A77D5E" w:rsidRPr="00A77D5E" w:rsidDel="00D33F64">
          <w:rPr>
            <w:rFonts w:ascii="Times New Roman" w:eastAsia="Times New Roman" w:hAnsi="Times New Roman" w:cs="Times New Roman"/>
            <w:color w:val="000000" w:themeColor="text1"/>
            <w:kern w:val="0"/>
            <w:lang w:eastAsia="nb-NO"/>
            <w14:ligatures w14:val="none"/>
          </w:rPr>
          <w:delText>Push alerts flag GOES X-ray flares, DSCOVR coronal mass ejection speeds (500-3000 km/s), ACE Kp indices. R3+ storms (Kp 7) trigger. S4+ radiation signals Carrington echoes.</w:delText>
        </w:r>
      </w:del>
    </w:p>
    <w:p w14:paraId="306A8F62" w14:textId="12F87442" w:rsidR="00336D85" w:rsidRPr="00A77D5E" w:rsidRDefault="00336D85" w:rsidP="00A77D5E">
      <w:pPr>
        <w:spacing w:before="100" w:beforeAutospacing="1" w:after="100" w:afterAutospacing="1"/>
        <w:rPr>
          <w:rFonts w:ascii="Times New Roman" w:eastAsia="Times New Roman" w:hAnsi="Times New Roman" w:cs="Times New Roman"/>
          <w:color w:val="000000" w:themeColor="text1"/>
          <w:kern w:val="0"/>
          <w:lang w:eastAsia="nb-NO"/>
          <w14:ligatures w14:val="none"/>
        </w:rPr>
      </w:pPr>
      <w:ins w:id="193" w:author="Brage Johansen" w:date="2026-03-29T11:02:00Z" w16du:dateUtc="2026-03-29T09:02:00Z">
        <w:r>
          <w:rPr>
            <w:rFonts w:ascii="Times New Roman" w:eastAsia="Times New Roman" w:hAnsi="Times New Roman" w:cs="Times New Roman"/>
            <w:color w:val="000000" w:themeColor="text1"/>
            <w:kern w:val="0"/>
            <w:lang w:eastAsia="nb-NO"/>
            <w14:ligatures w14:val="none"/>
          </w:rPr>
          <w:t xml:space="preserve">If </w:t>
        </w:r>
      </w:ins>
      <w:ins w:id="194" w:author="Brage Johansen" w:date="2026-03-29T11:03:00Z" w16du:dateUtc="2026-03-29T09:03:00Z">
        <w:r>
          <w:rPr>
            <w:rFonts w:ascii="Times New Roman" w:eastAsia="Times New Roman" w:hAnsi="Times New Roman" w:cs="Times New Roman"/>
            <w:color w:val="000000" w:themeColor="text1"/>
            <w:kern w:val="0"/>
            <w:lang w:eastAsia="nb-NO"/>
            <w14:ligatures w14:val="none"/>
          </w:rPr>
          <w:t xml:space="preserve">and </w:t>
        </w:r>
        <w:proofErr w:type="spellStart"/>
        <w:r>
          <w:rPr>
            <w:rFonts w:ascii="Times New Roman" w:eastAsia="Times New Roman" w:hAnsi="Times New Roman" w:cs="Times New Roman"/>
            <w:color w:val="000000" w:themeColor="text1"/>
            <w:kern w:val="0"/>
            <w:lang w:eastAsia="nb-NO"/>
            <w14:ligatures w14:val="none"/>
          </w:rPr>
          <w:t>when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there</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should</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come</w:t>
        </w:r>
        <w:proofErr w:type="spellEnd"/>
        <w:r>
          <w:rPr>
            <w:rFonts w:ascii="Times New Roman" w:eastAsia="Times New Roman" w:hAnsi="Times New Roman" w:cs="Times New Roman"/>
            <w:color w:val="000000" w:themeColor="text1"/>
            <w:kern w:val="0"/>
            <w:lang w:eastAsia="nb-NO"/>
            <w14:ligatures w14:val="none"/>
          </w:rPr>
          <w:t xml:space="preserve"> a </w:t>
        </w:r>
        <w:proofErr w:type="spellStart"/>
        <w:r>
          <w:rPr>
            <w:rFonts w:ascii="Times New Roman" w:eastAsia="Times New Roman" w:hAnsi="Times New Roman" w:cs="Times New Roman"/>
            <w:color w:val="000000" w:themeColor="text1"/>
            <w:kern w:val="0"/>
            <w:lang w:eastAsia="nb-NO"/>
            <w14:ligatures w14:val="none"/>
          </w:rPr>
          <w:t>Carrington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level</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ejection</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towards</w:t>
        </w:r>
        <w:proofErr w:type="spellEnd"/>
        <w:r>
          <w:rPr>
            <w:rFonts w:ascii="Times New Roman" w:eastAsia="Times New Roman" w:hAnsi="Times New Roman" w:cs="Times New Roman"/>
            <w:color w:val="000000" w:themeColor="text1"/>
            <w:kern w:val="0"/>
            <w:lang w:eastAsia="nb-NO"/>
            <w14:ligatures w14:val="none"/>
          </w:rPr>
          <w:t xml:space="preserve"> Earth, </w:t>
        </w:r>
        <w:proofErr w:type="spellStart"/>
        <w:r>
          <w:rPr>
            <w:rFonts w:ascii="Times New Roman" w:eastAsia="Times New Roman" w:hAnsi="Times New Roman" w:cs="Times New Roman"/>
            <w:color w:val="000000" w:themeColor="text1"/>
            <w:kern w:val="0"/>
            <w:lang w:eastAsia="nb-NO"/>
            <w14:ligatures w14:val="none"/>
          </w:rPr>
          <w:t>our</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watch</w:t>
        </w:r>
        <w:proofErr w:type="spellEnd"/>
        <w:r>
          <w:rPr>
            <w:rFonts w:ascii="Times New Roman" w:eastAsia="Times New Roman" w:hAnsi="Times New Roman" w:cs="Times New Roman"/>
            <w:color w:val="000000" w:themeColor="text1"/>
            <w:kern w:val="0"/>
            <w:lang w:eastAsia="nb-NO"/>
            <w14:ligatures w14:val="none"/>
          </w:rPr>
          <w:t xml:space="preserve"> </w:t>
        </w:r>
        <w:proofErr w:type="spellStart"/>
        <w:r>
          <w:rPr>
            <w:rFonts w:ascii="Times New Roman" w:eastAsia="Times New Roman" w:hAnsi="Times New Roman" w:cs="Times New Roman"/>
            <w:color w:val="000000" w:themeColor="text1"/>
            <w:kern w:val="0"/>
            <w:lang w:eastAsia="nb-NO"/>
            <w14:ligatures w14:val="none"/>
          </w:rPr>
          <w:t>will</w:t>
        </w:r>
        <w:proofErr w:type="spellEnd"/>
        <w:r>
          <w:rPr>
            <w:rFonts w:ascii="Times New Roman" w:eastAsia="Times New Roman" w:hAnsi="Times New Roman" w:cs="Times New Roman"/>
            <w:color w:val="000000" w:themeColor="text1"/>
            <w:kern w:val="0"/>
            <w:lang w:eastAsia="nb-NO"/>
            <w14:ligatures w14:val="none"/>
          </w:rPr>
          <w:t xml:space="preserve"> show </w:t>
        </w:r>
        <w:proofErr w:type="spellStart"/>
        <w:r>
          <w:rPr>
            <w:rFonts w:ascii="Times New Roman" w:eastAsia="Times New Roman" w:hAnsi="Times New Roman" w:cs="Times New Roman"/>
            <w:color w:val="000000" w:themeColor="text1"/>
            <w:kern w:val="0"/>
            <w:lang w:eastAsia="nb-NO"/>
            <w14:ligatures w14:val="none"/>
          </w:rPr>
          <w:t>that</w:t>
        </w:r>
        <w:proofErr w:type="spellEnd"/>
        <w:r>
          <w:rPr>
            <w:rFonts w:ascii="Times New Roman" w:eastAsia="Times New Roman" w:hAnsi="Times New Roman" w:cs="Times New Roman"/>
            <w:color w:val="000000" w:themeColor="text1"/>
            <w:kern w:val="0"/>
            <w:lang w:eastAsia="nb-NO"/>
            <w14:ligatures w14:val="none"/>
          </w:rPr>
          <w:t xml:space="preserve"> in red </w:t>
        </w:r>
        <w:proofErr w:type="spellStart"/>
        <w:r>
          <w:rPr>
            <w:rFonts w:ascii="Times New Roman" w:eastAsia="Times New Roman" w:hAnsi="Times New Roman" w:cs="Times New Roman"/>
            <w:color w:val="000000" w:themeColor="text1"/>
            <w:kern w:val="0"/>
            <w:lang w:eastAsia="nb-NO"/>
            <w14:ligatures w14:val="none"/>
          </w:rPr>
          <w:t>lig</w:t>
        </w:r>
      </w:ins>
      <w:ins w:id="195" w:author="Brage Johansen" w:date="2026-03-29T11:04:00Z" w16du:dateUtc="2026-03-29T09:04:00Z">
        <w:r>
          <w:rPr>
            <w:rFonts w:ascii="Times New Roman" w:eastAsia="Times New Roman" w:hAnsi="Times New Roman" w:cs="Times New Roman"/>
            <w:color w:val="000000" w:themeColor="text1"/>
            <w:kern w:val="0"/>
            <w:lang w:eastAsia="nb-NO"/>
            <w14:ligatures w14:val="none"/>
          </w:rPr>
          <w:t>ht</w:t>
        </w:r>
        <w:proofErr w:type="spellEnd"/>
        <w:r>
          <w:rPr>
            <w:rFonts w:ascii="Times New Roman" w:eastAsia="Times New Roman" w:hAnsi="Times New Roman" w:cs="Times New Roman"/>
            <w:color w:val="000000" w:themeColor="text1"/>
            <w:kern w:val="0"/>
            <w:lang w:eastAsia="nb-NO"/>
            <w14:ligatures w14:val="none"/>
          </w:rPr>
          <w:t>.</w:t>
        </w:r>
      </w:ins>
    </w:p>
    <w:p w14:paraId="62F21FF8" w14:textId="647DC0DE" w:rsidR="00A77D5E" w:rsidRPr="00A77D5E" w:rsidDel="00D33F64" w:rsidRDefault="00A77D5E" w:rsidP="00A77D5E">
      <w:pPr>
        <w:spacing w:before="100" w:beforeAutospacing="1" w:after="100" w:afterAutospacing="1"/>
        <w:rPr>
          <w:del w:id="196" w:author="Brage Johansen" w:date="2026-03-29T10:58:00Z" w16du:dateUtc="2026-03-29T08:58:00Z"/>
          <w:rFonts w:ascii="Times New Roman" w:eastAsia="Times New Roman" w:hAnsi="Times New Roman" w:cs="Times New Roman"/>
          <w:color w:val="000000" w:themeColor="text1"/>
          <w:kern w:val="0"/>
          <w:lang w:eastAsia="nb-NO"/>
          <w14:ligatures w14:val="none"/>
        </w:rPr>
      </w:pPr>
      <w:del w:id="197" w:author="Brage Johansen" w:date="2026-03-29T10:58:00Z" w16du:dateUtc="2026-03-29T08:58:00Z">
        <w:r w:rsidRPr="00A77D5E" w:rsidDel="00D33F64">
          <w:rPr>
            <w:rFonts w:ascii="Times New Roman" w:eastAsia="Times New Roman" w:hAnsi="Times New Roman" w:cs="Times New Roman"/>
            <w:color w:val="000000" w:themeColor="text1"/>
            <w:kern w:val="0"/>
            <w:lang w:eastAsia="nb-NO"/>
            <w14:ligatures w14:val="none"/>
          </w:rPr>
          <w:delText>Stock 14 days' non-perishables. Faraday-bag radios. Solar-charge devices. Grids add series capacitors to block DC GICs—Minnesota pilots since 2017. Users get 19-minute arrival forecasts. Shutdowns preempt.</w:delText>
        </w:r>
      </w:del>
    </w:p>
    <w:p w14:paraId="7DC14D4C" w14:textId="190B24A3" w:rsidR="00A77D5E" w:rsidRPr="00A77D5E" w:rsidDel="00D33F64" w:rsidRDefault="00A77D5E" w:rsidP="00A77D5E">
      <w:pPr>
        <w:spacing w:before="100" w:beforeAutospacing="1" w:after="100" w:afterAutospacing="1"/>
        <w:rPr>
          <w:del w:id="198" w:author="Brage Johansen" w:date="2026-03-29T10:59:00Z" w16du:dateUtc="2026-03-29T08:59:00Z"/>
          <w:rFonts w:ascii="Times New Roman" w:eastAsia="Times New Roman" w:hAnsi="Times New Roman" w:cs="Times New Roman"/>
          <w:color w:val="000000" w:themeColor="text1"/>
          <w:kern w:val="0"/>
          <w:lang w:eastAsia="nb-NO"/>
          <w14:ligatures w14:val="none"/>
        </w:rPr>
      </w:pPr>
      <w:del w:id="199" w:author="Brage Johansen" w:date="2026-03-29T10:59:00Z" w16du:dateUtc="2026-03-29T08:59:00Z">
        <w:r w:rsidRPr="00A77D5E" w:rsidDel="00D33F64">
          <w:rPr>
            <w:rFonts w:ascii="Times New Roman" w:eastAsia="Times New Roman" w:hAnsi="Times New Roman" w:cs="Times New Roman"/>
            <w:color w:val="000000" w:themeColor="text1"/>
            <w:kern w:val="0"/>
            <w:lang w:eastAsia="nb-NO"/>
            <w14:ligatures w14:val="none"/>
          </w:rPr>
          <w:delText>Solar winds whisper through SDO's lenses. Earth Moves Watch tunes you to their cadence. Plasma crests meet human resolve. Vigilance roots deep.</w:delText>
        </w:r>
      </w:del>
    </w:p>
    <w:p w14:paraId="7BBF6580" w14:textId="77777777" w:rsidR="00A77D5E" w:rsidRPr="00A77D5E" w:rsidRDefault="00A77D5E" w:rsidP="00A77D5E">
      <w:pPr>
        <w:spacing w:before="100" w:beforeAutospacing="1" w:after="100" w:afterAutospacing="1"/>
        <w:outlineLvl w:val="1"/>
        <w:rPr>
          <w:rFonts w:ascii="Times New Roman" w:eastAsia="Times New Roman" w:hAnsi="Times New Roman" w:cs="Times New Roman"/>
          <w:kern w:val="0"/>
          <w:sz w:val="36"/>
          <w:szCs w:val="36"/>
          <w:lang w:eastAsia="nb-NO"/>
          <w14:ligatures w14:val="none"/>
        </w:rPr>
      </w:pPr>
      <w:proofErr w:type="spellStart"/>
      <w:r w:rsidRPr="00A77D5E">
        <w:rPr>
          <w:rFonts w:ascii="Times New Roman" w:eastAsia="Times New Roman" w:hAnsi="Times New Roman" w:cs="Times New Roman"/>
          <w:kern w:val="0"/>
          <w:sz w:val="36"/>
          <w:szCs w:val="36"/>
          <w:lang w:eastAsia="nb-NO"/>
          <w14:ligatures w14:val="none"/>
        </w:rPr>
        <w:t>Frequently</w:t>
      </w:r>
      <w:proofErr w:type="spellEnd"/>
      <w:r w:rsidRPr="00A77D5E">
        <w:rPr>
          <w:rFonts w:ascii="Times New Roman" w:eastAsia="Times New Roman" w:hAnsi="Times New Roman" w:cs="Times New Roman"/>
          <w:kern w:val="0"/>
          <w:sz w:val="36"/>
          <w:szCs w:val="36"/>
          <w:lang w:eastAsia="nb-NO"/>
          <w14:ligatures w14:val="none"/>
        </w:rPr>
        <w:t xml:space="preserve"> </w:t>
      </w:r>
      <w:proofErr w:type="spellStart"/>
      <w:r w:rsidRPr="00A77D5E">
        <w:rPr>
          <w:rFonts w:ascii="Times New Roman" w:eastAsia="Times New Roman" w:hAnsi="Times New Roman" w:cs="Times New Roman"/>
          <w:kern w:val="0"/>
          <w:sz w:val="36"/>
          <w:szCs w:val="36"/>
          <w:lang w:eastAsia="nb-NO"/>
          <w14:ligatures w14:val="none"/>
        </w:rPr>
        <w:t>Asked</w:t>
      </w:r>
      <w:proofErr w:type="spellEnd"/>
      <w:r w:rsidRPr="00A77D5E">
        <w:rPr>
          <w:rFonts w:ascii="Times New Roman" w:eastAsia="Times New Roman" w:hAnsi="Times New Roman" w:cs="Times New Roman"/>
          <w:kern w:val="0"/>
          <w:sz w:val="36"/>
          <w:szCs w:val="36"/>
          <w:lang w:eastAsia="nb-NO"/>
          <w14:ligatures w14:val="none"/>
        </w:rPr>
        <w:t xml:space="preserve"> Questions</w:t>
      </w:r>
    </w:p>
    <w:p w14:paraId="78A5DA4E" w14:textId="77777777" w:rsidR="00A77D5E" w:rsidRPr="00A77D5E" w:rsidRDefault="00A77D5E" w:rsidP="00A77D5E">
      <w:pPr>
        <w:rPr>
          <w:rFonts w:ascii="Times New Roman" w:eastAsia="Times New Roman" w:hAnsi="Times New Roman" w:cs="Times New Roman"/>
          <w:kern w:val="0"/>
          <w:lang w:eastAsia="nb-NO"/>
          <w14:ligatures w14:val="none"/>
        </w:rPr>
      </w:pPr>
      <w:proofErr w:type="spellStart"/>
      <w:r w:rsidRPr="00A77D5E">
        <w:rPr>
          <w:rFonts w:ascii="Times New Roman" w:eastAsia="Times New Roman" w:hAnsi="Times New Roman" w:cs="Times New Roman"/>
          <w:kern w:val="0"/>
          <w:lang w:eastAsia="nb-NO"/>
          <w14:ligatures w14:val="none"/>
        </w:rPr>
        <w:t>What</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was</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the</w:t>
      </w:r>
      <w:proofErr w:type="spellEnd"/>
      <w:r w:rsidRPr="00A77D5E">
        <w:rPr>
          <w:rFonts w:ascii="Times New Roman" w:eastAsia="Times New Roman" w:hAnsi="Times New Roman" w:cs="Times New Roman"/>
          <w:kern w:val="0"/>
          <w:lang w:eastAsia="nb-NO"/>
          <w14:ligatures w14:val="none"/>
        </w:rPr>
        <w:t xml:space="preserve"> original </w:t>
      </w:r>
      <w:proofErr w:type="spellStart"/>
      <w:r w:rsidRPr="00A77D5E">
        <w:rPr>
          <w:rFonts w:ascii="Times New Roman" w:eastAsia="Times New Roman" w:hAnsi="Times New Roman" w:cs="Times New Roman"/>
          <w:kern w:val="0"/>
          <w:lang w:eastAsia="nb-NO"/>
          <w14:ligatures w14:val="none"/>
        </w:rPr>
        <w:t>Carrington</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Event</w:t>
      </w:r>
      <w:proofErr w:type="spellEnd"/>
      <w:r w:rsidRPr="00A77D5E">
        <w:rPr>
          <w:rFonts w:ascii="Times New Roman" w:eastAsia="Times New Roman" w:hAnsi="Times New Roman" w:cs="Times New Roman"/>
          <w:kern w:val="0"/>
          <w:lang w:eastAsia="nb-NO"/>
          <w14:ligatures w14:val="none"/>
        </w:rPr>
        <w:t>?</w:t>
      </w:r>
    </w:p>
    <w:p w14:paraId="0DB4D774" w14:textId="77777777" w:rsidR="00A77D5E" w:rsidRPr="00A77D5E" w:rsidRDefault="00A77D5E" w:rsidP="00A77D5E">
      <w:pPr>
        <w:rPr>
          <w:rFonts w:ascii="Times New Roman" w:eastAsia="Times New Roman" w:hAnsi="Times New Roman" w:cs="Times New Roman"/>
          <w:kern w:val="0"/>
          <w:lang w:eastAsia="nb-NO"/>
          <w14:ligatures w14:val="none"/>
        </w:rPr>
      </w:pPr>
      <w:proofErr w:type="spellStart"/>
      <w:r w:rsidRPr="00A77D5E">
        <w:rPr>
          <w:rFonts w:ascii="Times New Roman" w:eastAsia="Times New Roman" w:hAnsi="Times New Roman" w:cs="Times New Roman"/>
          <w:kern w:val="0"/>
          <w:lang w:eastAsia="nb-NO"/>
          <w14:ligatures w14:val="none"/>
        </w:rPr>
        <w:t>What</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damage</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would</w:t>
      </w:r>
      <w:proofErr w:type="spellEnd"/>
      <w:r w:rsidRPr="00A77D5E">
        <w:rPr>
          <w:rFonts w:ascii="Times New Roman" w:eastAsia="Times New Roman" w:hAnsi="Times New Roman" w:cs="Times New Roman"/>
          <w:kern w:val="0"/>
          <w:lang w:eastAsia="nb-NO"/>
          <w14:ligatures w14:val="none"/>
        </w:rPr>
        <w:t xml:space="preserve"> a </w:t>
      </w:r>
      <w:proofErr w:type="spellStart"/>
      <w:r w:rsidRPr="00A77D5E">
        <w:rPr>
          <w:rFonts w:ascii="Times New Roman" w:eastAsia="Times New Roman" w:hAnsi="Times New Roman" w:cs="Times New Roman"/>
          <w:kern w:val="0"/>
          <w:lang w:eastAsia="nb-NO"/>
          <w14:ligatures w14:val="none"/>
        </w:rPr>
        <w:t>Carrington</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Event</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cause</w:t>
      </w:r>
      <w:proofErr w:type="spellEnd"/>
      <w:r w:rsidRPr="00A77D5E">
        <w:rPr>
          <w:rFonts w:ascii="Times New Roman" w:eastAsia="Times New Roman" w:hAnsi="Times New Roman" w:cs="Times New Roman"/>
          <w:kern w:val="0"/>
          <w:lang w:eastAsia="nb-NO"/>
          <w14:ligatures w14:val="none"/>
        </w:rPr>
        <w:t xml:space="preserve"> to </w:t>
      </w:r>
      <w:proofErr w:type="spellStart"/>
      <w:r w:rsidRPr="00A77D5E">
        <w:rPr>
          <w:rFonts w:ascii="Times New Roman" w:eastAsia="Times New Roman" w:hAnsi="Times New Roman" w:cs="Times New Roman"/>
          <w:kern w:val="0"/>
          <w:lang w:eastAsia="nb-NO"/>
          <w14:ligatures w14:val="none"/>
        </w:rPr>
        <w:t>power</w:t>
      </w:r>
      <w:proofErr w:type="spellEnd"/>
      <w:r w:rsidRPr="00A77D5E">
        <w:rPr>
          <w:rFonts w:ascii="Times New Roman" w:eastAsia="Times New Roman" w:hAnsi="Times New Roman" w:cs="Times New Roman"/>
          <w:kern w:val="0"/>
          <w:lang w:eastAsia="nb-NO"/>
          <w14:ligatures w14:val="none"/>
        </w:rPr>
        <w:t xml:space="preserve"> grids </w:t>
      </w:r>
      <w:proofErr w:type="spellStart"/>
      <w:r w:rsidRPr="00A77D5E">
        <w:rPr>
          <w:rFonts w:ascii="Times New Roman" w:eastAsia="Times New Roman" w:hAnsi="Times New Roman" w:cs="Times New Roman"/>
          <w:kern w:val="0"/>
          <w:lang w:eastAsia="nb-NO"/>
          <w14:ligatures w14:val="none"/>
        </w:rPr>
        <w:t>today</w:t>
      </w:r>
      <w:proofErr w:type="spellEnd"/>
      <w:r w:rsidRPr="00A77D5E">
        <w:rPr>
          <w:rFonts w:ascii="Times New Roman" w:eastAsia="Times New Roman" w:hAnsi="Times New Roman" w:cs="Times New Roman"/>
          <w:kern w:val="0"/>
          <w:lang w:eastAsia="nb-NO"/>
          <w14:ligatures w14:val="none"/>
        </w:rPr>
        <w:t>?</w:t>
      </w:r>
    </w:p>
    <w:p w14:paraId="6DBA2D04" w14:textId="77777777" w:rsidR="00A77D5E" w:rsidRPr="00A77D5E" w:rsidRDefault="00A77D5E" w:rsidP="00A77D5E">
      <w:pPr>
        <w:rPr>
          <w:rFonts w:ascii="Times New Roman" w:eastAsia="Times New Roman" w:hAnsi="Times New Roman" w:cs="Times New Roman"/>
          <w:kern w:val="0"/>
          <w:lang w:eastAsia="nb-NO"/>
          <w14:ligatures w14:val="none"/>
        </w:rPr>
      </w:pPr>
      <w:proofErr w:type="spellStart"/>
      <w:r w:rsidRPr="00A77D5E">
        <w:rPr>
          <w:rFonts w:ascii="Times New Roman" w:eastAsia="Times New Roman" w:hAnsi="Times New Roman" w:cs="Times New Roman"/>
          <w:kern w:val="0"/>
          <w:lang w:eastAsia="nb-NO"/>
          <w14:ligatures w14:val="none"/>
        </w:rPr>
        <w:t>What</w:t>
      </w:r>
      <w:proofErr w:type="spellEnd"/>
      <w:r w:rsidRPr="00A77D5E">
        <w:rPr>
          <w:rFonts w:ascii="Times New Roman" w:eastAsia="Times New Roman" w:hAnsi="Times New Roman" w:cs="Times New Roman"/>
          <w:kern w:val="0"/>
          <w:lang w:eastAsia="nb-NO"/>
          <w14:ligatures w14:val="none"/>
        </w:rPr>
        <w:t xml:space="preserve"> is </w:t>
      </w:r>
      <w:proofErr w:type="spellStart"/>
      <w:r w:rsidRPr="00A77D5E">
        <w:rPr>
          <w:rFonts w:ascii="Times New Roman" w:eastAsia="Times New Roman" w:hAnsi="Times New Roman" w:cs="Times New Roman"/>
          <w:kern w:val="0"/>
          <w:lang w:eastAsia="nb-NO"/>
          <w14:ligatures w14:val="none"/>
        </w:rPr>
        <w:t>the</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chance</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of</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another</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Carrington-level</w:t>
      </w:r>
      <w:proofErr w:type="spellEnd"/>
      <w:r w:rsidRPr="00A77D5E">
        <w:rPr>
          <w:rFonts w:ascii="Times New Roman" w:eastAsia="Times New Roman" w:hAnsi="Times New Roman" w:cs="Times New Roman"/>
          <w:kern w:val="0"/>
          <w:lang w:eastAsia="nb-NO"/>
          <w14:ligatures w14:val="none"/>
        </w:rPr>
        <w:t xml:space="preserve"> storm?</w:t>
      </w:r>
    </w:p>
    <w:p w14:paraId="1A5DF548" w14:textId="77777777" w:rsidR="00A77D5E" w:rsidRPr="00A77D5E" w:rsidRDefault="00A77D5E" w:rsidP="00A77D5E">
      <w:pPr>
        <w:rPr>
          <w:rFonts w:ascii="Times New Roman" w:eastAsia="Times New Roman" w:hAnsi="Times New Roman" w:cs="Times New Roman"/>
          <w:kern w:val="0"/>
          <w:lang w:eastAsia="nb-NO"/>
          <w14:ligatures w14:val="none"/>
        </w:rPr>
      </w:pPr>
      <w:r w:rsidRPr="00A77D5E">
        <w:rPr>
          <w:rFonts w:ascii="Times New Roman" w:eastAsia="Times New Roman" w:hAnsi="Times New Roman" w:cs="Times New Roman"/>
          <w:kern w:val="0"/>
          <w:lang w:eastAsia="nb-NO"/>
          <w14:ligatures w14:val="none"/>
        </w:rPr>
        <w:t xml:space="preserve">How </w:t>
      </w:r>
      <w:proofErr w:type="spellStart"/>
      <w:r w:rsidRPr="00A77D5E">
        <w:rPr>
          <w:rFonts w:ascii="Times New Roman" w:eastAsia="Times New Roman" w:hAnsi="Times New Roman" w:cs="Times New Roman"/>
          <w:kern w:val="0"/>
          <w:lang w:eastAsia="nb-NO"/>
          <w14:ligatures w14:val="none"/>
        </w:rPr>
        <w:t>would</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satellites</w:t>
      </w:r>
      <w:proofErr w:type="spellEnd"/>
      <w:r w:rsidRPr="00A77D5E">
        <w:rPr>
          <w:rFonts w:ascii="Times New Roman" w:eastAsia="Times New Roman" w:hAnsi="Times New Roman" w:cs="Times New Roman"/>
          <w:kern w:val="0"/>
          <w:lang w:eastAsia="nb-NO"/>
          <w14:ligatures w14:val="none"/>
        </w:rPr>
        <w:t xml:space="preserve"> and GPS be </w:t>
      </w:r>
      <w:proofErr w:type="spellStart"/>
      <w:r w:rsidRPr="00A77D5E">
        <w:rPr>
          <w:rFonts w:ascii="Times New Roman" w:eastAsia="Times New Roman" w:hAnsi="Times New Roman" w:cs="Times New Roman"/>
          <w:kern w:val="0"/>
          <w:lang w:eastAsia="nb-NO"/>
          <w14:ligatures w14:val="none"/>
        </w:rPr>
        <w:t>affected</w:t>
      </w:r>
      <w:proofErr w:type="spellEnd"/>
      <w:r w:rsidRPr="00A77D5E">
        <w:rPr>
          <w:rFonts w:ascii="Times New Roman" w:eastAsia="Times New Roman" w:hAnsi="Times New Roman" w:cs="Times New Roman"/>
          <w:kern w:val="0"/>
          <w:lang w:eastAsia="nb-NO"/>
          <w14:ligatures w14:val="none"/>
        </w:rPr>
        <w:t>?</w:t>
      </w:r>
    </w:p>
    <w:p w14:paraId="2197842E" w14:textId="77777777" w:rsidR="00A77D5E" w:rsidRPr="00A77D5E" w:rsidRDefault="00A77D5E" w:rsidP="00A77D5E">
      <w:pPr>
        <w:rPr>
          <w:rFonts w:ascii="Times New Roman" w:eastAsia="Times New Roman" w:hAnsi="Times New Roman" w:cs="Times New Roman"/>
          <w:kern w:val="0"/>
          <w:lang w:eastAsia="nb-NO"/>
          <w14:ligatures w14:val="none"/>
        </w:rPr>
      </w:pPr>
      <w:r w:rsidRPr="00A77D5E">
        <w:rPr>
          <w:rFonts w:ascii="Times New Roman" w:eastAsia="Times New Roman" w:hAnsi="Times New Roman" w:cs="Times New Roman"/>
          <w:kern w:val="0"/>
          <w:lang w:eastAsia="nb-NO"/>
          <w14:ligatures w14:val="none"/>
        </w:rPr>
        <w:t xml:space="preserve">How </w:t>
      </w:r>
      <w:proofErr w:type="spellStart"/>
      <w:r w:rsidRPr="00A77D5E">
        <w:rPr>
          <w:rFonts w:ascii="Times New Roman" w:eastAsia="Times New Roman" w:hAnsi="Times New Roman" w:cs="Times New Roman"/>
          <w:kern w:val="0"/>
          <w:lang w:eastAsia="nb-NO"/>
          <w14:ligatures w14:val="none"/>
        </w:rPr>
        <w:t>can</w:t>
      </w:r>
      <w:proofErr w:type="spellEnd"/>
      <w:r w:rsidRPr="00A77D5E">
        <w:rPr>
          <w:rFonts w:ascii="Times New Roman" w:eastAsia="Times New Roman" w:hAnsi="Times New Roman" w:cs="Times New Roman"/>
          <w:kern w:val="0"/>
          <w:lang w:eastAsia="nb-NO"/>
          <w14:ligatures w14:val="none"/>
        </w:rPr>
        <w:t xml:space="preserve"> I </w:t>
      </w:r>
      <w:proofErr w:type="spellStart"/>
      <w:r w:rsidRPr="00A77D5E">
        <w:rPr>
          <w:rFonts w:ascii="Times New Roman" w:eastAsia="Times New Roman" w:hAnsi="Times New Roman" w:cs="Times New Roman"/>
          <w:kern w:val="0"/>
          <w:lang w:eastAsia="nb-NO"/>
          <w14:ligatures w14:val="none"/>
        </w:rPr>
        <w:t>prepare</w:t>
      </w:r>
      <w:proofErr w:type="spellEnd"/>
      <w:r w:rsidRPr="00A77D5E">
        <w:rPr>
          <w:rFonts w:ascii="Times New Roman" w:eastAsia="Times New Roman" w:hAnsi="Times New Roman" w:cs="Times New Roman"/>
          <w:kern w:val="0"/>
          <w:lang w:eastAsia="nb-NO"/>
          <w14:ligatures w14:val="none"/>
        </w:rPr>
        <w:t xml:space="preserve"> for a solar storm?</w:t>
      </w:r>
    </w:p>
    <w:p w14:paraId="4CB694F4" w14:textId="77777777" w:rsidR="00A77D5E" w:rsidRPr="00A77D5E" w:rsidRDefault="00A77D5E" w:rsidP="00A77D5E">
      <w:pPr>
        <w:rPr>
          <w:rFonts w:ascii="Times New Roman" w:eastAsia="Times New Roman" w:hAnsi="Times New Roman" w:cs="Times New Roman"/>
          <w:kern w:val="0"/>
          <w:lang w:eastAsia="nb-NO"/>
          <w14:ligatures w14:val="none"/>
        </w:rPr>
      </w:pPr>
      <w:r w:rsidRPr="00A77D5E">
        <w:rPr>
          <w:rFonts w:ascii="Cambria Math" w:eastAsia="Times New Roman" w:hAnsi="Cambria Math" w:cs="Cambria Math"/>
          <w:color w:val="C9A96E"/>
          <w:kern w:val="0"/>
          <w:lang w:eastAsia="nb-NO"/>
          <w14:ligatures w14:val="none"/>
        </w:rPr>
        <w:t>⊙</w:t>
      </w:r>
    </w:p>
    <w:p w14:paraId="137D2FFB" w14:textId="77777777" w:rsidR="00A77D5E" w:rsidRPr="00A77D5E" w:rsidRDefault="00A77D5E" w:rsidP="00A77D5E">
      <w:pPr>
        <w:spacing w:before="100" w:beforeAutospacing="1" w:after="100" w:afterAutospacing="1"/>
        <w:rPr>
          <w:rFonts w:ascii="Times New Roman" w:eastAsia="Times New Roman" w:hAnsi="Times New Roman" w:cs="Times New Roman"/>
          <w:kern w:val="0"/>
          <w:lang w:eastAsia="nb-NO"/>
          <w14:ligatures w14:val="none"/>
        </w:rPr>
      </w:pPr>
      <w:r w:rsidRPr="00A77D5E">
        <w:rPr>
          <w:rFonts w:ascii="Times New Roman" w:eastAsia="Times New Roman" w:hAnsi="Times New Roman" w:cs="Times New Roman"/>
          <w:kern w:val="0"/>
          <w:lang w:eastAsia="nb-NO"/>
          <w14:ligatures w14:val="none"/>
        </w:rPr>
        <w:t xml:space="preserve">See </w:t>
      </w:r>
      <w:proofErr w:type="spellStart"/>
      <w:r w:rsidRPr="00A77D5E">
        <w:rPr>
          <w:rFonts w:ascii="Times New Roman" w:eastAsia="Times New Roman" w:hAnsi="Times New Roman" w:cs="Times New Roman"/>
          <w:kern w:val="0"/>
          <w:lang w:eastAsia="nb-NO"/>
          <w14:ligatures w14:val="none"/>
        </w:rPr>
        <w:t>this</w:t>
      </w:r>
      <w:proofErr w:type="spellEnd"/>
      <w:r w:rsidRPr="00A77D5E">
        <w:rPr>
          <w:rFonts w:ascii="Times New Roman" w:eastAsia="Times New Roman" w:hAnsi="Times New Roman" w:cs="Times New Roman"/>
          <w:kern w:val="0"/>
          <w:lang w:eastAsia="nb-NO"/>
          <w14:ligatures w14:val="none"/>
        </w:rPr>
        <w:t xml:space="preserve"> </w:t>
      </w:r>
      <w:proofErr w:type="gramStart"/>
      <w:r w:rsidRPr="00A77D5E">
        <w:rPr>
          <w:rFonts w:ascii="Times New Roman" w:eastAsia="Times New Roman" w:hAnsi="Times New Roman" w:cs="Times New Roman"/>
          <w:kern w:val="0"/>
          <w:lang w:eastAsia="nb-NO"/>
          <w14:ligatures w14:val="none"/>
        </w:rPr>
        <w:t>live</w:t>
      </w:r>
      <w:proofErr w:type="gramEnd"/>
      <w:r w:rsidRPr="00A77D5E">
        <w:rPr>
          <w:rFonts w:ascii="Times New Roman" w:eastAsia="Times New Roman" w:hAnsi="Times New Roman" w:cs="Times New Roman"/>
          <w:kern w:val="0"/>
          <w:lang w:eastAsia="nb-NO"/>
          <w14:ligatures w14:val="none"/>
        </w:rPr>
        <w:t xml:space="preserve"> on </w:t>
      </w:r>
      <w:proofErr w:type="spellStart"/>
      <w:r w:rsidRPr="00A77D5E">
        <w:rPr>
          <w:rFonts w:ascii="Times New Roman" w:eastAsia="Times New Roman" w:hAnsi="Times New Roman" w:cs="Times New Roman"/>
          <w:kern w:val="0"/>
          <w:lang w:eastAsia="nb-NO"/>
          <w14:ligatures w14:val="none"/>
        </w:rPr>
        <w:t>the</w:t>
      </w:r>
      <w:proofErr w:type="spellEnd"/>
      <w:r w:rsidRPr="00A77D5E">
        <w:rPr>
          <w:rFonts w:ascii="Times New Roman" w:eastAsia="Times New Roman" w:hAnsi="Times New Roman" w:cs="Times New Roman"/>
          <w:kern w:val="0"/>
          <w:lang w:eastAsia="nb-NO"/>
          <w14:ligatures w14:val="none"/>
        </w:rPr>
        <w:t xml:space="preserve"> Earth </w:t>
      </w:r>
      <w:proofErr w:type="spellStart"/>
      <w:r w:rsidRPr="00A77D5E">
        <w:rPr>
          <w:rFonts w:ascii="Times New Roman" w:eastAsia="Times New Roman" w:hAnsi="Times New Roman" w:cs="Times New Roman"/>
          <w:kern w:val="0"/>
          <w:lang w:eastAsia="nb-NO"/>
          <w14:ligatures w14:val="none"/>
        </w:rPr>
        <w:t>Moves</w:t>
      </w:r>
      <w:proofErr w:type="spellEnd"/>
      <w:r w:rsidRPr="00A77D5E">
        <w:rPr>
          <w:rFonts w:ascii="Times New Roman" w:eastAsia="Times New Roman" w:hAnsi="Times New Roman" w:cs="Times New Roman"/>
          <w:kern w:val="0"/>
          <w:lang w:eastAsia="nb-NO"/>
          <w14:ligatures w14:val="none"/>
        </w:rPr>
        <w:t> Watch</w:t>
      </w:r>
    </w:p>
    <w:p w14:paraId="44A673C5" w14:textId="77777777" w:rsidR="00A77D5E" w:rsidRPr="00A77D5E" w:rsidRDefault="00A77D5E" w:rsidP="00A77D5E">
      <w:pPr>
        <w:rPr>
          <w:rFonts w:ascii="Times New Roman" w:eastAsia="Times New Roman" w:hAnsi="Times New Roman" w:cs="Times New Roman"/>
          <w:kern w:val="0"/>
          <w:lang w:eastAsia="nb-NO"/>
          <w14:ligatures w14:val="none"/>
        </w:rPr>
      </w:pPr>
      <w:hyperlink r:id="rId17" w:history="1">
        <w:r w:rsidRPr="00A77D5E">
          <w:rPr>
            <w:rFonts w:ascii="Times New Roman" w:eastAsia="Times New Roman" w:hAnsi="Times New Roman" w:cs="Times New Roman"/>
            <w:b/>
            <w:bCs/>
            <w:caps/>
            <w:color w:val="C9A96E"/>
            <w:spacing w:val="14"/>
            <w:kern w:val="0"/>
            <w:u w:val="single"/>
            <w:lang w:eastAsia="nb-NO"/>
            <w14:ligatures w14:val="none"/>
          </w:rPr>
          <w:t>Open Watch →</w:t>
        </w:r>
      </w:hyperlink>
    </w:p>
    <w:p w14:paraId="40B42043" w14:textId="77777777" w:rsidR="00A77D5E" w:rsidRPr="00A77D5E" w:rsidRDefault="00A77D5E" w:rsidP="00A77D5E">
      <w:pPr>
        <w:spacing w:before="100" w:beforeAutospacing="1" w:after="100" w:afterAutospacing="1"/>
        <w:jc w:val="center"/>
        <w:outlineLvl w:val="2"/>
        <w:rPr>
          <w:rFonts w:ascii="Times New Roman" w:eastAsia="Times New Roman" w:hAnsi="Times New Roman" w:cs="Times New Roman"/>
          <w:color w:val="C9A96E"/>
          <w:kern w:val="0"/>
          <w:sz w:val="27"/>
          <w:szCs w:val="27"/>
          <w:lang w:eastAsia="nb-NO"/>
          <w14:ligatures w14:val="none"/>
        </w:rPr>
      </w:pPr>
      <w:r w:rsidRPr="00A77D5E">
        <w:rPr>
          <w:rFonts w:ascii="Times New Roman" w:eastAsia="Times New Roman" w:hAnsi="Times New Roman" w:cs="Times New Roman"/>
          <w:color w:val="C9A96E"/>
          <w:kern w:val="0"/>
          <w:sz w:val="27"/>
          <w:szCs w:val="27"/>
          <w:lang w:eastAsia="nb-NO"/>
          <w14:ligatures w14:val="none"/>
        </w:rPr>
        <w:t xml:space="preserve">The </w:t>
      </w:r>
      <w:proofErr w:type="spellStart"/>
      <w:r w:rsidRPr="00A77D5E">
        <w:rPr>
          <w:rFonts w:ascii="Times New Roman" w:eastAsia="Times New Roman" w:hAnsi="Times New Roman" w:cs="Times New Roman"/>
          <w:color w:val="C9A96E"/>
          <w:kern w:val="0"/>
          <w:sz w:val="27"/>
          <w:szCs w:val="27"/>
          <w:lang w:eastAsia="nb-NO"/>
          <w14:ligatures w14:val="none"/>
        </w:rPr>
        <w:t>Monthly</w:t>
      </w:r>
      <w:proofErr w:type="spellEnd"/>
      <w:r w:rsidRPr="00A77D5E">
        <w:rPr>
          <w:rFonts w:ascii="Times New Roman" w:eastAsia="Times New Roman" w:hAnsi="Times New Roman" w:cs="Times New Roman"/>
          <w:color w:val="C9A96E"/>
          <w:kern w:val="0"/>
          <w:sz w:val="27"/>
          <w:szCs w:val="27"/>
          <w:lang w:eastAsia="nb-NO"/>
          <w14:ligatures w14:val="none"/>
        </w:rPr>
        <w:t xml:space="preserve"> </w:t>
      </w:r>
      <w:proofErr w:type="spellStart"/>
      <w:r w:rsidRPr="00A77D5E">
        <w:rPr>
          <w:rFonts w:ascii="Times New Roman" w:eastAsia="Times New Roman" w:hAnsi="Times New Roman" w:cs="Times New Roman"/>
          <w:color w:val="C9A96E"/>
          <w:kern w:val="0"/>
          <w:sz w:val="27"/>
          <w:szCs w:val="27"/>
          <w:lang w:eastAsia="nb-NO"/>
          <w14:ligatures w14:val="none"/>
        </w:rPr>
        <w:t>Ephemeris</w:t>
      </w:r>
      <w:proofErr w:type="spellEnd"/>
    </w:p>
    <w:p w14:paraId="5946800E" w14:textId="77777777" w:rsidR="00A77D5E" w:rsidRPr="00A77D5E" w:rsidRDefault="00A77D5E" w:rsidP="00A77D5E">
      <w:pPr>
        <w:spacing w:before="100" w:beforeAutospacing="1" w:after="100" w:afterAutospacing="1"/>
        <w:jc w:val="center"/>
        <w:rPr>
          <w:rFonts w:ascii="Times New Roman" w:eastAsia="Times New Roman" w:hAnsi="Times New Roman" w:cs="Times New Roman"/>
          <w:kern w:val="0"/>
          <w:lang w:eastAsia="nb-NO"/>
          <w14:ligatures w14:val="none"/>
        </w:rPr>
      </w:pPr>
      <w:r w:rsidRPr="00A77D5E">
        <w:rPr>
          <w:rFonts w:ascii="Times New Roman" w:eastAsia="Times New Roman" w:hAnsi="Times New Roman" w:cs="Times New Roman"/>
          <w:kern w:val="0"/>
          <w:lang w:eastAsia="nb-NO"/>
          <w14:ligatures w14:val="none"/>
        </w:rPr>
        <w:t xml:space="preserve">One briefing per </w:t>
      </w:r>
      <w:proofErr w:type="spellStart"/>
      <w:r w:rsidRPr="00A77D5E">
        <w:rPr>
          <w:rFonts w:ascii="Times New Roman" w:eastAsia="Times New Roman" w:hAnsi="Times New Roman" w:cs="Times New Roman"/>
          <w:kern w:val="0"/>
          <w:lang w:eastAsia="nb-NO"/>
          <w14:ligatures w14:val="none"/>
        </w:rPr>
        <w:t>month</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timed</w:t>
      </w:r>
      <w:proofErr w:type="spellEnd"/>
      <w:r w:rsidRPr="00A77D5E">
        <w:rPr>
          <w:rFonts w:ascii="Times New Roman" w:eastAsia="Times New Roman" w:hAnsi="Times New Roman" w:cs="Times New Roman"/>
          <w:kern w:val="0"/>
          <w:lang w:eastAsia="nb-NO"/>
          <w14:ligatures w14:val="none"/>
        </w:rPr>
        <w:t xml:space="preserve"> to </w:t>
      </w:r>
      <w:proofErr w:type="spellStart"/>
      <w:r w:rsidRPr="00A77D5E">
        <w:rPr>
          <w:rFonts w:ascii="Times New Roman" w:eastAsia="Times New Roman" w:hAnsi="Times New Roman" w:cs="Times New Roman"/>
          <w:kern w:val="0"/>
          <w:lang w:eastAsia="nb-NO"/>
          <w14:ligatures w14:val="none"/>
        </w:rPr>
        <w:t>the</w:t>
      </w:r>
      <w:proofErr w:type="spellEnd"/>
      <w:r w:rsidRPr="00A77D5E">
        <w:rPr>
          <w:rFonts w:ascii="Times New Roman" w:eastAsia="Times New Roman" w:hAnsi="Times New Roman" w:cs="Times New Roman"/>
          <w:kern w:val="0"/>
          <w:lang w:eastAsia="nb-NO"/>
          <w14:ligatures w14:val="none"/>
        </w:rPr>
        <w:t xml:space="preserve"> sky. </w:t>
      </w:r>
      <w:proofErr w:type="spellStart"/>
      <w:r w:rsidRPr="00A77D5E">
        <w:rPr>
          <w:rFonts w:ascii="Times New Roman" w:eastAsia="Times New Roman" w:hAnsi="Times New Roman" w:cs="Times New Roman"/>
          <w:kern w:val="0"/>
          <w:lang w:eastAsia="nb-NO"/>
          <w14:ligatures w14:val="none"/>
        </w:rPr>
        <w:t>Upcoming</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celestial</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events</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what</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the</w:t>
      </w:r>
      <w:proofErr w:type="spellEnd"/>
      <w:r w:rsidRPr="00A77D5E">
        <w:rPr>
          <w:rFonts w:ascii="Times New Roman" w:eastAsia="Times New Roman" w:hAnsi="Times New Roman" w:cs="Times New Roman"/>
          <w:kern w:val="0"/>
          <w:lang w:eastAsia="nb-NO"/>
          <w14:ligatures w14:val="none"/>
        </w:rPr>
        <w:t xml:space="preserve"> instruments </w:t>
      </w:r>
      <w:proofErr w:type="spellStart"/>
      <w:r w:rsidRPr="00A77D5E">
        <w:rPr>
          <w:rFonts w:ascii="Times New Roman" w:eastAsia="Times New Roman" w:hAnsi="Times New Roman" w:cs="Times New Roman"/>
          <w:kern w:val="0"/>
          <w:lang w:eastAsia="nb-NO"/>
          <w14:ligatures w14:val="none"/>
        </w:rPr>
        <w:t>will</w:t>
      </w:r>
      <w:proofErr w:type="spellEnd"/>
      <w:r w:rsidRPr="00A77D5E">
        <w:rPr>
          <w:rFonts w:ascii="Times New Roman" w:eastAsia="Times New Roman" w:hAnsi="Times New Roman" w:cs="Times New Roman"/>
          <w:kern w:val="0"/>
          <w:lang w:eastAsia="nb-NO"/>
          <w14:ligatures w14:val="none"/>
        </w:rPr>
        <w:t xml:space="preserve"> show, and </w:t>
      </w:r>
      <w:proofErr w:type="spellStart"/>
      <w:r w:rsidRPr="00A77D5E">
        <w:rPr>
          <w:rFonts w:ascii="Times New Roman" w:eastAsia="Times New Roman" w:hAnsi="Times New Roman" w:cs="Times New Roman"/>
          <w:kern w:val="0"/>
          <w:lang w:eastAsia="nb-NO"/>
          <w14:ligatures w14:val="none"/>
        </w:rPr>
        <w:t>one</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deeper</w:t>
      </w:r>
      <w:proofErr w:type="spellEnd"/>
      <w:r w:rsidRPr="00A77D5E">
        <w:rPr>
          <w:rFonts w:ascii="Times New Roman" w:eastAsia="Times New Roman" w:hAnsi="Times New Roman" w:cs="Times New Roman"/>
          <w:kern w:val="0"/>
          <w:lang w:eastAsia="nb-NO"/>
          <w14:ligatures w14:val="none"/>
        </w:rPr>
        <w:t xml:space="preserve"> </w:t>
      </w:r>
      <w:proofErr w:type="spellStart"/>
      <w:r w:rsidRPr="00A77D5E">
        <w:rPr>
          <w:rFonts w:ascii="Times New Roman" w:eastAsia="Times New Roman" w:hAnsi="Times New Roman" w:cs="Times New Roman"/>
          <w:kern w:val="0"/>
          <w:lang w:eastAsia="nb-NO"/>
          <w14:ligatures w14:val="none"/>
        </w:rPr>
        <w:t>read</w:t>
      </w:r>
      <w:proofErr w:type="spellEnd"/>
      <w:r w:rsidRPr="00A77D5E">
        <w:rPr>
          <w:rFonts w:ascii="Times New Roman" w:eastAsia="Times New Roman" w:hAnsi="Times New Roman" w:cs="Times New Roman"/>
          <w:kern w:val="0"/>
          <w:lang w:eastAsia="nb-NO"/>
          <w14:ligatures w14:val="none"/>
        </w:rPr>
        <w:t>.</w:t>
      </w:r>
    </w:p>
    <w:p w14:paraId="00AB9180" w14:textId="77777777" w:rsidR="00A77D5E" w:rsidRPr="00A77D5E" w:rsidRDefault="00A77D5E" w:rsidP="00A77D5E">
      <w:pPr>
        <w:pBdr>
          <w:bottom w:val="single" w:sz="6" w:space="1" w:color="auto"/>
        </w:pBdr>
        <w:jc w:val="center"/>
        <w:rPr>
          <w:rFonts w:ascii="Arial" w:eastAsia="Times New Roman" w:hAnsi="Arial" w:cs="Arial"/>
          <w:vanish/>
          <w:kern w:val="0"/>
          <w:sz w:val="16"/>
          <w:szCs w:val="16"/>
          <w:lang w:eastAsia="nb-NO"/>
          <w14:ligatures w14:val="none"/>
        </w:rPr>
      </w:pPr>
      <w:r w:rsidRPr="00A77D5E">
        <w:rPr>
          <w:rFonts w:ascii="Arial" w:eastAsia="Times New Roman" w:hAnsi="Arial" w:cs="Arial"/>
          <w:vanish/>
          <w:kern w:val="0"/>
          <w:sz w:val="16"/>
          <w:szCs w:val="16"/>
          <w:lang w:eastAsia="nb-NO"/>
          <w14:ligatures w14:val="none"/>
        </w:rPr>
        <w:t>Øverst i skjemaet</w:t>
      </w:r>
    </w:p>
    <w:p w14:paraId="50F98B01" w14:textId="77777777" w:rsidR="00A77D5E" w:rsidRPr="00A77D5E" w:rsidRDefault="00A77D5E" w:rsidP="00A77D5E">
      <w:pPr>
        <w:jc w:val="center"/>
        <w:rPr>
          <w:rFonts w:ascii="Times New Roman" w:eastAsia="Times New Roman" w:hAnsi="Times New Roman" w:cs="Times New Roman"/>
          <w:kern w:val="0"/>
          <w:lang w:eastAsia="nb-NO"/>
          <w14:ligatures w14:val="none"/>
        </w:rPr>
      </w:pPr>
      <w:proofErr w:type="spellStart"/>
      <w:r w:rsidRPr="00A77D5E">
        <w:rPr>
          <w:rFonts w:ascii="Times New Roman" w:eastAsia="Times New Roman" w:hAnsi="Times New Roman" w:cs="Times New Roman"/>
          <w:kern w:val="0"/>
          <w:lang w:eastAsia="nb-NO"/>
          <w14:ligatures w14:val="none"/>
        </w:rPr>
        <w:t>Subscribe</w:t>
      </w:r>
      <w:proofErr w:type="spellEnd"/>
    </w:p>
    <w:p w14:paraId="1056855A" w14:textId="77777777" w:rsidR="00A77D5E" w:rsidRPr="00A77D5E" w:rsidRDefault="00A77D5E" w:rsidP="00A77D5E">
      <w:pPr>
        <w:pBdr>
          <w:top w:val="single" w:sz="6" w:space="1" w:color="auto"/>
        </w:pBdr>
        <w:jc w:val="center"/>
        <w:rPr>
          <w:rFonts w:ascii="Arial" w:eastAsia="Times New Roman" w:hAnsi="Arial" w:cs="Arial"/>
          <w:vanish/>
          <w:kern w:val="0"/>
          <w:sz w:val="16"/>
          <w:szCs w:val="16"/>
          <w:lang w:eastAsia="nb-NO"/>
          <w14:ligatures w14:val="none"/>
        </w:rPr>
      </w:pPr>
      <w:r w:rsidRPr="00A77D5E">
        <w:rPr>
          <w:rFonts w:ascii="Arial" w:eastAsia="Times New Roman" w:hAnsi="Arial" w:cs="Arial"/>
          <w:vanish/>
          <w:kern w:val="0"/>
          <w:sz w:val="16"/>
          <w:szCs w:val="16"/>
          <w:lang w:eastAsia="nb-NO"/>
          <w14:ligatures w14:val="none"/>
        </w:rPr>
        <w:t>Nederst i skjemaet</w:t>
      </w:r>
    </w:p>
    <w:p w14:paraId="6246806C" w14:textId="77777777" w:rsidR="00A77D5E" w:rsidRPr="00A77D5E" w:rsidRDefault="00A77D5E" w:rsidP="00A77D5E">
      <w:pPr>
        <w:spacing w:before="100" w:beforeAutospacing="1" w:after="100" w:afterAutospacing="1"/>
        <w:jc w:val="center"/>
        <w:rPr>
          <w:rFonts w:ascii="Times New Roman" w:eastAsia="Times New Roman" w:hAnsi="Times New Roman" w:cs="Times New Roman"/>
          <w:spacing w:val="10"/>
          <w:kern w:val="0"/>
          <w:lang w:eastAsia="nb-NO"/>
          <w14:ligatures w14:val="none"/>
        </w:rPr>
      </w:pPr>
      <w:r w:rsidRPr="00A77D5E">
        <w:rPr>
          <w:rFonts w:ascii="Times New Roman" w:eastAsia="Times New Roman" w:hAnsi="Times New Roman" w:cs="Times New Roman"/>
          <w:spacing w:val="10"/>
          <w:kern w:val="0"/>
          <w:lang w:eastAsia="nb-NO"/>
          <w14:ligatures w14:val="none"/>
        </w:rPr>
        <w:t xml:space="preserve">12 </w:t>
      </w:r>
      <w:proofErr w:type="gramStart"/>
      <w:r w:rsidRPr="00A77D5E">
        <w:rPr>
          <w:rFonts w:ascii="Times New Roman" w:eastAsia="Times New Roman" w:hAnsi="Times New Roman" w:cs="Times New Roman"/>
          <w:spacing w:val="10"/>
          <w:kern w:val="0"/>
          <w:lang w:eastAsia="nb-NO"/>
          <w14:ligatures w14:val="none"/>
        </w:rPr>
        <w:t>emails</w:t>
      </w:r>
      <w:proofErr w:type="gramEnd"/>
      <w:r w:rsidRPr="00A77D5E">
        <w:rPr>
          <w:rFonts w:ascii="Times New Roman" w:eastAsia="Times New Roman" w:hAnsi="Times New Roman" w:cs="Times New Roman"/>
          <w:spacing w:val="10"/>
          <w:kern w:val="0"/>
          <w:lang w:eastAsia="nb-NO"/>
          <w14:ligatures w14:val="none"/>
        </w:rPr>
        <w:t xml:space="preserve"> a </w:t>
      </w:r>
      <w:proofErr w:type="spellStart"/>
      <w:r w:rsidRPr="00A77D5E">
        <w:rPr>
          <w:rFonts w:ascii="Times New Roman" w:eastAsia="Times New Roman" w:hAnsi="Times New Roman" w:cs="Times New Roman"/>
          <w:spacing w:val="10"/>
          <w:kern w:val="0"/>
          <w:lang w:eastAsia="nb-NO"/>
          <w14:ligatures w14:val="none"/>
        </w:rPr>
        <w:t>year</w:t>
      </w:r>
      <w:proofErr w:type="spellEnd"/>
      <w:r w:rsidRPr="00A77D5E">
        <w:rPr>
          <w:rFonts w:ascii="Times New Roman" w:eastAsia="Times New Roman" w:hAnsi="Times New Roman" w:cs="Times New Roman"/>
          <w:spacing w:val="10"/>
          <w:kern w:val="0"/>
          <w:lang w:eastAsia="nb-NO"/>
          <w14:ligatures w14:val="none"/>
        </w:rPr>
        <w:t xml:space="preserve">. No spam. </w:t>
      </w:r>
      <w:proofErr w:type="spellStart"/>
      <w:r w:rsidRPr="00A77D5E">
        <w:rPr>
          <w:rFonts w:ascii="Times New Roman" w:eastAsia="Times New Roman" w:hAnsi="Times New Roman" w:cs="Times New Roman"/>
          <w:spacing w:val="10"/>
          <w:kern w:val="0"/>
          <w:lang w:eastAsia="nb-NO"/>
          <w14:ligatures w14:val="none"/>
        </w:rPr>
        <w:t>Unsubscribe</w:t>
      </w:r>
      <w:proofErr w:type="spellEnd"/>
      <w:r w:rsidRPr="00A77D5E">
        <w:rPr>
          <w:rFonts w:ascii="Times New Roman" w:eastAsia="Times New Roman" w:hAnsi="Times New Roman" w:cs="Times New Roman"/>
          <w:spacing w:val="10"/>
          <w:kern w:val="0"/>
          <w:lang w:eastAsia="nb-NO"/>
          <w14:ligatures w14:val="none"/>
        </w:rPr>
        <w:t xml:space="preserve"> </w:t>
      </w:r>
      <w:proofErr w:type="spellStart"/>
      <w:r w:rsidRPr="00A77D5E">
        <w:rPr>
          <w:rFonts w:ascii="Times New Roman" w:eastAsia="Times New Roman" w:hAnsi="Times New Roman" w:cs="Times New Roman"/>
          <w:spacing w:val="10"/>
          <w:kern w:val="0"/>
          <w:lang w:eastAsia="nb-NO"/>
          <w14:ligatures w14:val="none"/>
        </w:rPr>
        <w:t>anytime</w:t>
      </w:r>
      <w:proofErr w:type="spellEnd"/>
      <w:r w:rsidRPr="00A77D5E">
        <w:rPr>
          <w:rFonts w:ascii="Times New Roman" w:eastAsia="Times New Roman" w:hAnsi="Times New Roman" w:cs="Times New Roman"/>
          <w:spacing w:val="10"/>
          <w:kern w:val="0"/>
          <w:lang w:eastAsia="nb-NO"/>
          <w14:ligatures w14:val="none"/>
        </w:rPr>
        <w:t>.</w:t>
      </w:r>
    </w:p>
    <w:p w14:paraId="45B987F3" w14:textId="77777777" w:rsidR="00A77D5E" w:rsidRPr="00A77D5E" w:rsidRDefault="00A77D5E" w:rsidP="00A77D5E">
      <w:pPr>
        <w:spacing w:before="100" w:beforeAutospacing="1" w:after="100" w:afterAutospacing="1"/>
        <w:outlineLvl w:val="1"/>
        <w:rPr>
          <w:rFonts w:ascii="Times New Roman" w:eastAsia="Times New Roman" w:hAnsi="Times New Roman" w:cs="Times New Roman"/>
          <w:color w:val="E8ECF4"/>
          <w:kern w:val="0"/>
          <w:sz w:val="36"/>
          <w:szCs w:val="36"/>
          <w:lang w:eastAsia="nb-NO"/>
          <w14:ligatures w14:val="none"/>
        </w:rPr>
      </w:pPr>
      <w:proofErr w:type="spellStart"/>
      <w:r w:rsidRPr="00A77D5E">
        <w:rPr>
          <w:rFonts w:ascii="Times New Roman" w:eastAsia="Times New Roman" w:hAnsi="Times New Roman" w:cs="Times New Roman"/>
          <w:color w:val="E8ECF4"/>
          <w:kern w:val="0"/>
          <w:sz w:val="36"/>
          <w:szCs w:val="36"/>
          <w:lang w:eastAsia="nb-NO"/>
          <w14:ligatures w14:val="none"/>
        </w:rPr>
        <w:t>Continue</w:t>
      </w:r>
      <w:proofErr w:type="spellEnd"/>
      <w:r w:rsidRPr="00A77D5E">
        <w:rPr>
          <w:rFonts w:ascii="Times New Roman" w:eastAsia="Times New Roman" w:hAnsi="Times New Roman" w:cs="Times New Roman"/>
          <w:color w:val="E8ECF4"/>
          <w:kern w:val="0"/>
          <w:sz w:val="36"/>
          <w:szCs w:val="36"/>
          <w:lang w:eastAsia="nb-NO"/>
          <w14:ligatures w14:val="none"/>
        </w:rPr>
        <w:t xml:space="preserve"> Reading</w:t>
      </w:r>
    </w:p>
    <w:p w14:paraId="79A15183" w14:textId="77777777" w:rsidR="00A77D5E" w:rsidRPr="00A77D5E" w:rsidRDefault="00A77D5E" w:rsidP="00A77D5E">
      <w:pPr>
        <w:rPr>
          <w:rFonts w:ascii="Times New Roman" w:eastAsia="Times New Roman" w:hAnsi="Times New Roman" w:cs="Times New Roman"/>
          <w:color w:val="0000FF"/>
          <w:kern w:val="0"/>
          <w:bdr w:val="single" w:sz="6" w:space="0" w:color="auto" w:frame="1"/>
          <w:lang w:eastAsia="nb-NO"/>
          <w14:ligatures w14:val="none"/>
        </w:rPr>
      </w:pPr>
      <w:r w:rsidRPr="00A77D5E">
        <w:rPr>
          <w:rFonts w:ascii="Times New Roman" w:eastAsia="Times New Roman" w:hAnsi="Times New Roman" w:cs="Times New Roman"/>
          <w:kern w:val="0"/>
          <w:lang w:eastAsia="nb-NO"/>
          <w14:ligatures w14:val="none"/>
        </w:rPr>
        <w:fldChar w:fldCharType="begin"/>
      </w:r>
      <w:r w:rsidRPr="00A77D5E">
        <w:rPr>
          <w:rFonts w:ascii="Times New Roman" w:eastAsia="Times New Roman" w:hAnsi="Times New Roman" w:cs="Times New Roman"/>
          <w:kern w:val="0"/>
          <w:lang w:eastAsia="nb-NO"/>
          <w14:ligatures w14:val="none"/>
        </w:rPr>
        <w:instrText>HYPERLINK "https://earthmoves-final.vercel.app/ephemeris/aurora-borealis-australis-explained-complete-guide-causes-colors-viewing"</w:instrText>
      </w:r>
      <w:r w:rsidRPr="00A77D5E">
        <w:rPr>
          <w:rFonts w:ascii="Times New Roman" w:eastAsia="Times New Roman" w:hAnsi="Times New Roman" w:cs="Times New Roman"/>
          <w:kern w:val="0"/>
          <w:lang w:eastAsia="nb-NO"/>
          <w14:ligatures w14:val="none"/>
        </w:rPr>
      </w:r>
      <w:r w:rsidRPr="00A77D5E">
        <w:rPr>
          <w:rFonts w:ascii="Times New Roman" w:eastAsia="Times New Roman" w:hAnsi="Times New Roman" w:cs="Times New Roman"/>
          <w:kern w:val="0"/>
          <w:lang w:eastAsia="nb-NO"/>
          <w14:ligatures w14:val="none"/>
        </w:rPr>
        <w:fldChar w:fldCharType="separate"/>
      </w:r>
      <w:r w:rsidRPr="00A77D5E">
        <w:rPr>
          <w:rFonts w:ascii="Times New Roman" w:eastAsia="Times New Roman" w:hAnsi="Times New Roman" w:cs="Times New Roman"/>
          <w:b/>
          <w:bCs/>
          <w:caps/>
          <w:color w:val="60A5FA"/>
          <w:spacing w:val="29"/>
          <w:kern w:val="0"/>
          <w:bdr w:val="single" w:sz="6" w:space="0" w:color="auto" w:frame="1"/>
          <w:lang w:eastAsia="nb-NO"/>
          <w14:ligatures w14:val="none"/>
        </w:rPr>
        <w:t xml:space="preserve">Space </w:t>
      </w:r>
      <w:proofErr w:type="spellStart"/>
      <w:r w:rsidRPr="00A77D5E">
        <w:rPr>
          <w:rFonts w:ascii="Times New Roman" w:eastAsia="Times New Roman" w:hAnsi="Times New Roman" w:cs="Times New Roman"/>
          <w:b/>
          <w:bCs/>
          <w:caps/>
          <w:color w:val="60A5FA"/>
          <w:spacing w:val="29"/>
          <w:kern w:val="0"/>
          <w:bdr w:val="single" w:sz="6" w:space="0" w:color="auto" w:frame="1"/>
          <w:lang w:eastAsia="nb-NO"/>
          <w14:ligatures w14:val="none"/>
        </w:rPr>
        <w:t>Weather</w:t>
      </w:r>
      <w:proofErr w:type="spellEnd"/>
    </w:p>
    <w:p w14:paraId="3CC0FF6F" w14:textId="77777777" w:rsidR="00A77D5E" w:rsidRPr="00A77D5E" w:rsidRDefault="00A77D5E" w:rsidP="00A77D5E">
      <w:pPr>
        <w:spacing w:before="100" w:beforeAutospacing="1" w:after="100" w:afterAutospacing="1"/>
        <w:outlineLvl w:val="2"/>
        <w:rPr>
          <w:rFonts w:ascii="DM Sans" w:eastAsia="Times New Roman" w:hAnsi="DM Sans" w:cs="Times New Roman"/>
          <w:color w:val="E8ECF4"/>
          <w:kern w:val="0"/>
          <w:sz w:val="27"/>
          <w:szCs w:val="27"/>
          <w:lang w:eastAsia="nb-NO"/>
          <w14:ligatures w14:val="none"/>
        </w:rPr>
      </w:pPr>
      <w:r w:rsidRPr="00A77D5E">
        <w:rPr>
          <w:rFonts w:ascii="DM Sans" w:eastAsia="Times New Roman" w:hAnsi="DM Sans" w:cs="Times New Roman"/>
          <w:color w:val="E8ECF4"/>
          <w:kern w:val="0"/>
          <w:sz w:val="27"/>
          <w:szCs w:val="27"/>
          <w:bdr w:val="single" w:sz="6" w:space="0" w:color="auto" w:frame="1"/>
          <w:lang w:eastAsia="nb-NO"/>
          <w14:ligatures w14:val="none"/>
        </w:rPr>
        <w:t xml:space="preserve">Aurora Borealis &amp;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Australis</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Explained</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Complete Guide to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Causes</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Colors</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&amp;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Viewing</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Tips</w:t>
      </w:r>
    </w:p>
    <w:p w14:paraId="53140DEE" w14:textId="77777777" w:rsidR="00A77D5E" w:rsidRPr="00A77D5E" w:rsidRDefault="00A77D5E" w:rsidP="00A77D5E">
      <w:pPr>
        <w:rPr>
          <w:rFonts w:ascii="DM Mono" w:eastAsia="Times New Roman" w:hAnsi="DM Mono" w:cs="Times New Roman"/>
          <w:color w:val="0000FF"/>
          <w:spacing w:val="7"/>
          <w:kern w:val="0"/>
          <w:bdr w:val="single" w:sz="6" w:space="0" w:color="auto" w:frame="1"/>
          <w:lang w:eastAsia="nb-NO"/>
          <w14:ligatures w14:val="none"/>
        </w:rPr>
      </w:pPr>
      <w:r w:rsidRPr="00A77D5E">
        <w:rPr>
          <w:rFonts w:ascii="DM Mono" w:eastAsia="Times New Roman" w:hAnsi="DM Mono" w:cs="Times New Roman"/>
          <w:color w:val="0000FF"/>
          <w:spacing w:val="7"/>
          <w:kern w:val="0"/>
          <w:bdr w:val="single" w:sz="6" w:space="0" w:color="auto" w:frame="1"/>
          <w:lang w:eastAsia="nb-NO"/>
          <w14:ligatures w14:val="none"/>
        </w:rPr>
        <w:t>Mar 9, 2026·4 min</w:t>
      </w:r>
      <w:r w:rsidRPr="00A77D5E">
        <w:rPr>
          <w:rFonts w:ascii="DM Mono" w:eastAsia="Times New Roman" w:hAnsi="DM Mono" w:cs="Times New Roman"/>
          <w:color w:val="C9A96E"/>
          <w:spacing w:val="7"/>
          <w:kern w:val="0"/>
          <w:bdr w:val="single" w:sz="6" w:space="0" w:color="auto" w:frame="1"/>
          <w:lang w:eastAsia="nb-NO"/>
          <w14:ligatures w14:val="none"/>
        </w:rPr>
        <w:t>→</w:t>
      </w:r>
    </w:p>
    <w:p w14:paraId="43673DAD" w14:textId="77777777" w:rsidR="00A77D5E" w:rsidRPr="00A77D5E" w:rsidRDefault="00A77D5E" w:rsidP="00A77D5E">
      <w:pPr>
        <w:rPr>
          <w:rFonts w:ascii="Times New Roman" w:eastAsia="Times New Roman" w:hAnsi="Times New Roman" w:cs="Times New Roman"/>
          <w:color w:val="0000FF"/>
          <w:kern w:val="0"/>
          <w:lang w:eastAsia="nb-NO"/>
          <w14:ligatures w14:val="none"/>
        </w:rPr>
      </w:pPr>
      <w:r w:rsidRPr="00A77D5E">
        <w:rPr>
          <w:rFonts w:ascii="Times New Roman" w:eastAsia="Times New Roman" w:hAnsi="Times New Roman" w:cs="Times New Roman"/>
          <w:kern w:val="0"/>
          <w:lang w:eastAsia="nb-NO"/>
          <w14:ligatures w14:val="none"/>
        </w:rPr>
        <w:fldChar w:fldCharType="end"/>
      </w:r>
      <w:r w:rsidRPr="00A77D5E">
        <w:rPr>
          <w:rFonts w:ascii="Times New Roman" w:eastAsia="Times New Roman" w:hAnsi="Times New Roman" w:cs="Times New Roman"/>
          <w:kern w:val="0"/>
          <w:lang w:eastAsia="nb-NO"/>
          <w14:ligatures w14:val="none"/>
        </w:rPr>
        <w:fldChar w:fldCharType="begin"/>
      </w:r>
      <w:r w:rsidRPr="00A77D5E">
        <w:rPr>
          <w:rFonts w:ascii="Times New Roman" w:eastAsia="Times New Roman" w:hAnsi="Times New Roman" w:cs="Times New Roman"/>
          <w:kern w:val="0"/>
          <w:lang w:eastAsia="nb-NO"/>
          <w14:ligatures w14:val="none"/>
        </w:rPr>
        <w:instrText>HYPERLINK "https://earthmoves-final.vercel.app/ephemeris/van-allen-radiation-belts-explained-earths-danger-zone"</w:instrText>
      </w:r>
      <w:r w:rsidRPr="00A77D5E">
        <w:rPr>
          <w:rFonts w:ascii="Times New Roman" w:eastAsia="Times New Roman" w:hAnsi="Times New Roman" w:cs="Times New Roman"/>
          <w:kern w:val="0"/>
          <w:lang w:eastAsia="nb-NO"/>
          <w14:ligatures w14:val="none"/>
        </w:rPr>
      </w:r>
      <w:r w:rsidRPr="00A77D5E">
        <w:rPr>
          <w:rFonts w:ascii="Times New Roman" w:eastAsia="Times New Roman" w:hAnsi="Times New Roman" w:cs="Times New Roman"/>
          <w:kern w:val="0"/>
          <w:lang w:eastAsia="nb-NO"/>
          <w14:ligatures w14:val="none"/>
        </w:rPr>
        <w:fldChar w:fldCharType="separate"/>
      </w:r>
      <w:r w:rsidRPr="00A77D5E">
        <w:rPr>
          <w:rFonts w:ascii="Times New Roman" w:eastAsia="Times New Roman" w:hAnsi="Times New Roman" w:cs="Times New Roman"/>
          <w:b/>
          <w:bCs/>
          <w:caps/>
          <w:color w:val="60A5FA"/>
          <w:spacing w:val="29"/>
          <w:kern w:val="0"/>
          <w:bdr w:val="single" w:sz="6" w:space="0" w:color="auto" w:frame="1"/>
          <w:lang w:eastAsia="nb-NO"/>
          <w14:ligatures w14:val="none"/>
        </w:rPr>
        <w:t xml:space="preserve">Space </w:t>
      </w:r>
      <w:proofErr w:type="spellStart"/>
      <w:r w:rsidRPr="00A77D5E">
        <w:rPr>
          <w:rFonts w:ascii="Times New Roman" w:eastAsia="Times New Roman" w:hAnsi="Times New Roman" w:cs="Times New Roman"/>
          <w:b/>
          <w:bCs/>
          <w:caps/>
          <w:color w:val="60A5FA"/>
          <w:spacing w:val="29"/>
          <w:kern w:val="0"/>
          <w:bdr w:val="single" w:sz="6" w:space="0" w:color="auto" w:frame="1"/>
          <w:lang w:eastAsia="nb-NO"/>
          <w14:ligatures w14:val="none"/>
        </w:rPr>
        <w:t>Weather</w:t>
      </w:r>
      <w:proofErr w:type="spellEnd"/>
    </w:p>
    <w:p w14:paraId="6AB5E3FF" w14:textId="77777777" w:rsidR="00A77D5E" w:rsidRPr="00A77D5E" w:rsidRDefault="00A77D5E" w:rsidP="00A77D5E">
      <w:pPr>
        <w:spacing w:before="100" w:beforeAutospacing="1" w:after="100" w:afterAutospacing="1"/>
        <w:outlineLvl w:val="2"/>
        <w:rPr>
          <w:rFonts w:ascii="DM Sans" w:eastAsia="Times New Roman" w:hAnsi="DM Sans" w:cs="Times New Roman"/>
          <w:color w:val="E8ECF4"/>
          <w:kern w:val="0"/>
          <w:sz w:val="27"/>
          <w:szCs w:val="27"/>
          <w:lang w:eastAsia="nb-NO"/>
          <w14:ligatures w14:val="none"/>
        </w:rPr>
      </w:pPr>
      <w:r w:rsidRPr="00A77D5E">
        <w:rPr>
          <w:rFonts w:ascii="DM Sans" w:eastAsia="Times New Roman" w:hAnsi="DM Sans" w:cs="Times New Roman"/>
          <w:color w:val="E8ECF4"/>
          <w:kern w:val="0"/>
          <w:sz w:val="27"/>
          <w:szCs w:val="27"/>
          <w:bdr w:val="single" w:sz="6" w:space="0" w:color="auto" w:frame="1"/>
          <w:lang w:eastAsia="nb-NO"/>
          <w14:ligatures w14:val="none"/>
        </w:rPr>
        <w:lastRenderedPageBreak/>
        <w:t xml:space="preserve">Van Allen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Radiation</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Belts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Explained</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Earth's</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Invisible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Danger</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Zone for Space Travel</w:t>
      </w:r>
    </w:p>
    <w:p w14:paraId="5EF898C8" w14:textId="77777777" w:rsidR="00A77D5E" w:rsidRPr="00A77D5E" w:rsidRDefault="00A77D5E" w:rsidP="00A77D5E">
      <w:pPr>
        <w:rPr>
          <w:rFonts w:ascii="DM Mono" w:eastAsia="Times New Roman" w:hAnsi="DM Mono" w:cs="Times New Roman"/>
          <w:color w:val="0000FF"/>
          <w:spacing w:val="7"/>
          <w:kern w:val="0"/>
          <w:bdr w:val="single" w:sz="6" w:space="0" w:color="auto" w:frame="1"/>
          <w:lang w:eastAsia="nb-NO"/>
          <w14:ligatures w14:val="none"/>
        </w:rPr>
      </w:pPr>
      <w:r w:rsidRPr="00A77D5E">
        <w:rPr>
          <w:rFonts w:ascii="DM Mono" w:eastAsia="Times New Roman" w:hAnsi="DM Mono" w:cs="Times New Roman"/>
          <w:color w:val="0000FF"/>
          <w:spacing w:val="7"/>
          <w:kern w:val="0"/>
          <w:bdr w:val="single" w:sz="6" w:space="0" w:color="auto" w:frame="1"/>
          <w:lang w:eastAsia="nb-NO"/>
          <w14:ligatures w14:val="none"/>
        </w:rPr>
        <w:t>Mar 9, 2026·4 min</w:t>
      </w:r>
      <w:r w:rsidRPr="00A77D5E">
        <w:rPr>
          <w:rFonts w:ascii="DM Mono" w:eastAsia="Times New Roman" w:hAnsi="DM Mono" w:cs="Times New Roman"/>
          <w:color w:val="C9A96E"/>
          <w:spacing w:val="7"/>
          <w:kern w:val="0"/>
          <w:bdr w:val="single" w:sz="6" w:space="0" w:color="auto" w:frame="1"/>
          <w:lang w:eastAsia="nb-NO"/>
          <w14:ligatures w14:val="none"/>
        </w:rPr>
        <w:t>→</w:t>
      </w:r>
    </w:p>
    <w:p w14:paraId="020A271F" w14:textId="77777777" w:rsidR="00A77D5E" w:rsidRPr="00A77D5E" w:rsidRDefault="00A77D5E" w:rsidP="00A77D5E">
      <w:pPr>
        <w:rPr>
          <w:rFonts w:ascii="Times New Roman" w:eastAsia="Times New Roman" w:hAnsi="Times New Roman" w:cs="Times New Roman"/>
          <w:color w:val="0000FF"/>
          <w:kern w:val="0"/>
          <w:lang w:eastAsia="nb-NO"/>
          <w14:ligatures w14:val="none"/>
        </w:rPr>
      </w:pPr>
      <w:r w:rsidRPr="00A77D5E">
        <w:rPr>
          <w:rFonts w:ascii="Times New Roman" w:eastAsia="Times New Roman" w:hAnsi="Times New Roman" w:cs="Times New Roman"/>
          <w:kern w:val="0"/>
          <w:lang w:eastAsia="nb-NO"/>
          <w14:ligatures w14:val="none"/>
        </w:rPr>
        <w:fldChar w:fldCharType="end"/>
      </w:r>
      <w:r w:rsidRPr="00A77D5E">
        <w:rPr>
          <w:rFonts w:ascii="Times New Roman" w:eastAsia="Times New Roman" w:hAnsi="Times New Roman" w:cs="Times New Roman"/>
          <w:kern w:val="0"/>
          <w:lang w:eastAsia="nb-NO"/>
          <w14:ligatures w14:val="none"/>
        </w:rPr>
        <w:fldChar w:fldCharType="begin"/>
      </w:r>
      <w:r w:rsidRPr="00A77D5E">
        <w:rPr>
          <w:rFonts w:ascii="Times New Roman" w:eastAsia="Times New Roman" w:hAnsi="Times New Roman" w:cs="Times New Roman"/>
          <w:kern w:val="0"/>
          <w:lang w:eastAsia="nb-NO"/>
          <w14:ligatures w14:val="none"/>
        </w:rPr>
        <w:instrText>HYPERLINK "https://earthmoves-final.vercel.app/ephemeris/earth-axial-tilt-23-4-degrees-why-seasons-happen"</w:instrText>
      </w:r>
      <w:r w:rsidRPr="00A77D5E">
        <w:rPr>
          <w:rFonts w:ascii="Times New Roman" w:eastAsia="Times New Roman" w:hAnsi="Times New Roman" w:cs="Times New Roman"/>
          <w:kern w:val="0"/>
          <w:lang w:eastAsia="nb-NO"/>
          <w14:ligatures w14:val="none"/>
        </w:rPr>
      </w:r>
      <w:r w:rsidRPr="00A77D5E">
        <w:rPr>
          <w:rFonts w:ascii="Times New Roman" w:eastAsia="Times New Roman" w:hAnsi="Times New Roman" w:cs="Times New Roman"/>
          <w:kern w:val="0"/>
          <w:lang w:eastAsia="nb-NO"/>
          <w14:ligatures w14:val="none"/>
        </w:rPr>
        <w:fldChar w:fldCharType="separate"/>
      </w:r>
      <w:r w:rsidRPr="00A77D5E">
        <w:rPr>
          <w:rFonts w:ascii="Times New Roman" w:eastAsia="Times New Roman" w:hAnsi="Times New Roman" w:cs="Times New Roman"/>
          <w:b/>
          <w:bCs/>
          <w:caps/>
          <w:color w:val="6BCB77"/>
          <w:spacing w:val="29"/>
          <w:kern w:val="0"/>
          <w:bdr w:val="single" w:sz="6" w:space="0" w:color="auto" w:frame="1"/>
          <w:lang w:eastAsia="nb-NO"/>
          <w14:ligatures w14:val="none"/>
        </w:rPr>
        <w:t>Natural Time</w:t>
      </w:r>
    </w:p>
    <w:p w14:paraId="5A8B8A68" w14:textId="77777777" w:rsidR="00A77D5E" w:rsidRPr="00A77D5E" w:rsidRDefault="00A77D5E" w:rsidP="00A77D5E">
      <w:pPr>
        <w:spacing w:before="100" w:beforeAutospacing="1" w:after="100" w:afterAutospacing="1"/>
        <w:outlineLvl w:val="2"/>
        <w:rPr>
          <w:rFonts w:ascii="DM Sans" w:eastAsia="Times New Roman" w:hAnsi="DM Sans" w:cs="Times New Roman"/>
          <w:color w:val="E8ECF4"/>
          <w:kern w:val="0"/>
          <w:sz w:val="27"/>
          <w:szCs w:val="27"/>
          <w:lang w:eastAsia="nb-NO"/>
          <w14:ligatures w14:val="none"/>
        </w:rPr>
      </w:pP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Earth's</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23.4°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Axial</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Tilt: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Why</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It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Creates</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Seasons and Shapes Life (Not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Distance</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to </w:t>
      </w:r>
      <w:proofErr w:type="spellStart"/>
      <w:r w:rsidRPr="00A77D5E">
        <w:rPr>
          <w:rFonts w:ascii="DM Sans" w:eastAsia="Times New Roman" w:hAnsi="DM Sans" w:cs="Times New Roman"/>
          <w:color w:val="E8ECF4"/>
          <w:kern w:val="0"/>
          <w:sz w:val="27"/>
          <w:szCs w:val="27"/>
          <w:bdr w:val="single" w:sz="6" w:space="0" w:color="auto" w:frame="1"/>
          <w:lang w:eastAsia="nb-NO"/>
          <w14:ligatures w14:val="none"/>
        </w:rPr>
        <w:t>the</w:t>
      </w:r>
      <w:proofErr w:type="spellEnd"/>
      <w:r w:rsidRPr="00A77D5E">
        <w:rPr>
          <w:rFonts w:ascii="DM Sans" w:eastAsia="Times New Roman" w:hAnsi="DM Sans" w:cs="Times New Roman"/>
          <w:color w:val="E8ECF4"/>
          <w:kern w:val="0"/>
          <w:sz w:val="27"/>
          <w:szCs w:val="27"/>
          <w:bdr w:val="single" w:sz="6" w:space="0" w:color="auto" w:frame="1"/>
          <w:lang w:eastAsia="nb-NO"/>
          <w14:ligatures w14:val="none"/>
        </w:rPr>
        <w:t xml:space="preserve"> Sun)</w:t>
      </w:r>
    </w:p>
    <w:p w14:paraId="36498FD3" w14:textId="77777777" w:rsidR="00A77D5E" w:rsidRPr="00A77D5E" w:rsidRDefault="00A77D5E" w:rsidP="00A77D5E">
      <w:pPr>
        <w:rPr>
          <w:rFonts w:ascii="DM Mono" w:eastAsia="Times New Roman" w:hAnsi="DM Mono" w:cs="Times New Roman"/>
          <w:color w:val="0000FF"/>
          <w:spacing w:val="7"/>
          <w:kern w:val="0"/>
          <w:bdr w:val="single" w:sz="6" w:space="0" w:color="auto" w:frame="1"/>
          <w:lang w:eastAsia="nb-NO"/>
          <w14:ligatures w14:val="none"/>
        </w:rPr>
      </w:pPr>
      <w:r w:rsidRPr="00A77D5E">
        <w:rPr>
          <w:rFonts w:ascii="DM Mono" w:eastAsia="Times New Roman" w:hAnsi="DM Mono" w:cs="Times New Roman"/>
          <w:color w:val="0000FF"/>
          <w:spacing w:val="7"/>
          <w:kern w:val="0"/>
          <w:bdr w:val="single" w:sz="6" w:space="0" w:color="auto" w:frame="1"/>
          <w:lang w:eastAsia="nb-NO"/>
          <w14:ligatures w14:val="none"/>
        </w:rPr>
        <w:t>Mar 9, 2026·4 min</w:t>
      </w:r>
      <w:r w:rsidRPr="00A77D5E">
        <w:rPr>
          <w:rFonts w:ascii="DM Mono" w:eastAsia="Times New Roman" w:hAnsi="DM Mono" w:cs="Times New Roman"/>
          <w:color w:val="C9A96E"/>
          <w:spacing w:val="7"/>
          <w:kern w:val="0"/>
          <w:bdr w:val="single" w:sz="6" w:space="0" w:color="auto" w:frame="1"/>
          <w:lang w:eastAsia="nb-NO"/>
          <w14:ligatures w14:val="none"/>
        </w:rPr>
        <w:t>→</w:t>
      </w:r>
    </w:p>
    <w:p w14:paraId="3F1F6C8A" w14:textId="77777777" w:rsidR="00A77D5E" w:rsidRPr="00A77D5E" w:rsidRDefault="00A77D5E" w:rsidP="00A77D5E">
      <w:pPr>
        <w:rPr>
          <w:rFonts w:ascii="Times New Roman" w:eastAsia="Times New Roman" w:hAnsi="Times New Roman" w:cs="Times New Roman"/>
          <w:kern w:val="0"/>
          <w:lang w:eastAsia="nb-NO"/>
          <w14:ligatures w14:val="none"/>
        </w:rPr>
      </w:pPr>
      <w:r w:rsidRPr="00A77D5E">
        <w:rPr>
          <w:rFonts w:ascii="Times New Roman" w:eastAsia="Times New Roman" w:hAnsi="Times New Roman" w:cs="Times New Roman"/>
          <w:kern w:val="0"/>
          <w:lang w:eastAsia="nb-NO"/>
          <w14:ligatures w14:val="none"/>
        </w:rPr>
        <w:fldChar w:fldCharType="end"/>
      </w:r>
    </w:p>
    <w:p w14:paraId="3393D0A3" w14:textId="27F93454" w:rsidR="00A77D5E" w:rsidRPr="00A77D5E" w:rsidRDefault="00A77D5E" w:rsidP="00A77D5E">
      <w:pPr>
        <w:rPr>
          <w:rFonts w:ascii="Times New Roman" w:eastAsia="Times New Roman" w:hAnsi="Times New Roman" w:cs="Times New Roman"/>
          <w:b/>
          <w:bCs/>
          <w:color w:val="C9A96E"/>
          <w:spacing w:val="29"/>
          <w:kern w:val="0"/>
          <w:lang w:eastAsia="nb-NO"/>
          <w14:ligatures w14:val="none"/>
        </w:rPr>
      </w:pPr>
      <w:r w:rsidRPr="00A77D5E">
        <w:rPr>
          <w:rFonts w:ascii="Times New Roman" w:eastAsia="Times New Roman" w:hAnsi="Times New Roman" w:cs="Times New Roman"/>
          <w:b/>
          <w:bCs/>
          <w:color w:val="C9A96E"/>
          <w:spacing w:val="29"/>
          <w:kern w:val="0"/>
          <w:lang w:eastAsia="nb-NO"/>
          <w14:ligatures w14:val="none"/>
        </w:rPr>
        <w:fldChar w:fldCharType="begin"/>
      </w:r>
      <w:r w:rsidRPr="00A77D5E">
        <w:rPr>
          <w:rFonts w:ascii="Times New Roman" w:eastAsia="Times New Roman" w:hAnsi="Times New Roman" w:cs="Times New Roman"/>
          <w:b/>
          <w:bCs/>
          <w:color w:val="C9A96E"/>
          <w:spacing w:val="29"/>
          <w:kern w:val="0"/>
          <w:lang w:eastAsia="nb-NO"/>
          <w14:ligatures w14:val="none"/>
        </w:rPr>
        <w:instrText xml:space="preserve"> INCLUDEPICTURE "https://earthmoves-final.vercel.app/_next/image?url=%2Fem-logo-white.png&amp;w=1080&amp;q=75" \* MERGEFORMATINET </w:instrText>
      </w:r>
      <w:r w:rsidRPr="00A77D5E">
        <w:rPr>
          <w:rFonts w:ascii="Times New Roman" w:eastAsia="Times New Roman" w:hAnsi="Times New Roman" w:cs="Times New Roman"/>
          <w:b/>
          <w:bCs/>
          <w:color w:val="C9A96E"/>
          <w:spacing w:val="29"/>
          <w:kern w:val="0"/>
          <w:lang w:eastAsia="nb-NO"/>
          <w14:ligatures w14:val="none"/>
        </w:rPr>
        <w:fldChar w:fldCharType="separate"/>
      </w:r>
      <w:r w:rsidRPr="00A77D5E">
        <w:rPr>
          <w:rFonts w:ascii="Times New Roman" w:eastAsia="Times New Roman" w:hAnsi="Times New Roman" w:cs="Times New Roman"/>
          <w:b/>
          <w:bCs/>
          <w:noProof/>
          <w:color w:val="C9A96E"/>
          <w:spacing w:val="29"/>
          <w:kern w:val="0"/>
          <w:lang w:eastAsia="nb-NO"/>
          <w14:ligatures w14:val="none"/>
        </w:rPr>
        <mc:AlternateContent>
          <mc:Choice Requires="wps">
            <w:drawing>
              <wp:inline distT="0" distB="0" distL="0" distR="0" wp14:anchorId="3E628F07" wp14:editId="09589FDA">
                <wp:extent cx="6096000" cy="1219200"/>
                <wp:effectExtent l="0" t="0" r="0" b="0"/>
                <wp:docPr id="401355494" name="Rektangel 1" descr="Earth Mov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00" cy="1219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12F95" id="Rektangel 1" o:spid="_x0000_s1026" alt="Earth Moves" style="width:480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9bkr1wEAAKADAAAOAAAAZHJzL2Uyb0RvYy54bWysU8GO0zAQvSPxD5bvNElVCo2arla7WoS0&#13;&#10;wEoLH+A6dhKReMyM27R8PWOn2xa4IS6WZ8Z58+bNy/rmMPRib5A6cJUsZrkUxmmoO9dU8tvXhzfv&#13;&#10;paCgXK16cKaSR0PyZvP61Xr0pZlDC31tUDCIo3L0lWxD8GWWkW7NoGgG3jguWsBBBQ6xyWpUI6MP&#13;&#10;fTbP82U2AtYeQRsizt5PRblJ+NYaHb5YSyaIvpLMLaQT07mNZ7ZZq7JB5dtOn2iof2AxqM5x0zPU&#13;&#10;vQpK7LD7C2roNAKBDTMNQwbWdtqkGXiaIv9jmudWeZNmYXHIn2Wi/werP++f/RNG6uQfQX8n4eCu&#13;&#10;Va4xt+RZPl6qvKQQYWyNqplBEbXLRk/lGSMGxGhiO36CmretdgGSLAeLQ+zBA4tDUv94Vt8cgtCc&#13;&#10;XOarZZ7zkjTXinmx4v2mHqp8+dwjhQ8GBhEvlUTml+DV/pFCpKPKlyexm4OHru/Tinv3W4Ifxkyi&#13;&#10;HxlHv1C5hfrI7BEmm7Ct+dIC/pRiZItUkn7sFBop+o+OFVgVi0X0VAoWb9/NOcDryva6opxmqEoG&#13;&#10;KabrXZh8uPPYNW0SeuJ4y6rZLs1zYXUiyzZIY54sG312HadXlx9r8wsAAP//AwBQSwMEFAAGAAgA&#13;&#10;AAAhAKoiuHneAAAACgEAAA8AAABkcnMvZG93bnJldi54bWxMT8FKw0AUvAv+w/IEL2J37aHYNJsi&#13;&#10;FbGIUJranrfZ1ySYfZtmt0n8e59e9DIwzLx5M+lydI3osQu1Jw0PEwUCqfC2plLDx+7l/hFEiIas&#13;&#10;aTyhhi8MsMyur1KTWD/QFvs8loJDKCRGQxVjm0gZigqdCRPfIrF28p0zkWlXStuZgcNdI6dKzaQz&#13;&#10;NfGHyrS4qrD4zC9Ow1Bs+sPu/VVu7g5rT+f1eZXv37S+vRmfFwxPCxARx/h3AT8buD9kXOzoL2SD&#13;&#10;aDTwmviLrM1niumRTfOpApml8v+E7BsAAP//AwBQSwECLQAUAAYACAAAACEAtoM4kv4AAADhAQAA&#13;&#10;EwAAAAAAAAAAAAAAAAAAAAAAW0NvbnRlbnRfVHlwZXNdLnhtbFBLAQItABQABgAIAAAAIQA4/SH/&#13;&#10;1gAAAJQBAAALAAAAAAAAAAAAAAAAAC8BAABfcmVscy8ucmVsc1BLAQItABQABgAIAAAAIQBS9bkr&#13;&#10;1wEAAKADAAAOAAAAAAAAAAAAAAAAAC4CAABkcnMvZTJvRG9jLnhtbFBLAQItABQABgAIAAAAIQCq&#13;&#10;Irh53gAAAAoBAAAPAAAAAAAAAAAAAAAAADEEAABkcnMvZG93bnJldi54bWxQSwUGAAAAAAQABADz&#13;&#10;AAAAPAUAAAAA&#13;&#10;" filled="f" stroked="f">
                <o:lock v:ext="edit" aspectratio="t"/>
                <w10:anchorlock/>
              </v:rect>
            </w:pict>
          </mc:Fallback>
        </mc:AlternateContent>
      </w:r>
      <w:r w:rsidRPr="00A77D5E">
        <w:rPr>
          <w:rFonts w:ascii="Times New Roman" w:eastAsia="Times New Roman" w:hAnsi="Times New Roman" w:cs="Times New Roman"/>
          <w:b/>
          <w:bCs/>
          <w:color w:val="C9A96E"/>
          <w:spacing w:val="29"/>
          <w:kern w:val="0"/>
          <w:lang w:eastAsia="nb-NO"/>
          <w14:ligatures w14:val="none"/>
        </w:rPr>
        <w:fldChar w:fldCharType="end"/>
      </w:r>
    </w:p>
    <w:p w14:paraId="48B7C346" w14:textId="77777777" w:rsidR="00A77D5E" w:rsidRPr="00A77D5E" w:rsidRDefault="00A77D5E" w:rsidP="00A77D5E">
      <w:pPr>
        <w:rPr>
          <w:rFonts w:ascii="Times New Roman" w:eastAsia="Times New Roman" w:hAnsi="Times New Roman" w:cs="Times New Roman"/>
          <w:kern w:val="0"/>
          <w:lang w:eastAsia="nb-NO"/>
          <w14:ligatures w14:val="none"/>
        </w:rPr>
      </w:pPr>
      <w:hyperlink r:id="rId18" w:history="1">
        <w:proofErr w:type="spellStart"/>
        <w:r w:rsidRPr="00A77D5E">
          <w:rPr>
            <w:rFonts w:ascii="Times New Roman" w:eastAsia="Times New Roman" w:hAnsi="Times New Roman" w:cs="Times New Roman"/>
            <w:color w:val="0000FF"/>
            <w:spacing w:val="14"/>
            <w:kern w:val="0"/>
            <w:u w:val="single"/>
            <w:lang w:eastAsia="nb-NO"/>
            <w14:ligatures w14:val="none"/>
          </w:rPr>
          <w:t>Watch</w:t>
        </w:r>
      </w:hyperlink>
      <w:hyperlink r:id="rId19" w:history="1">
        <w:r w:rsidRPr="00A77D5E">
          <w:rPr>
            <w:rFonts w:ascii="Times New Roman" w:eastAsia="Times New Roman" w:hAnsi="Times New Roman" w:cs="Times New Roman"/>
            <w:color w:val="0000FF"/>
            <w:spacing w:val="14"/>
            <w:kern w:val="0"/>
            <w:u w:val="single"/>
            <w:lang w:eastAsia="nb-NO"/>
            <w14:ligatures w14:val="none"/>
          </w:rPr>
          <w:t>Calendar</w:t>
        </w:r>
      </w:hyperlink>
      <w:hyperlink r:id="rId20" w:history="1">
        <w:r w:rsidRPr="00A77D5E">
          <w:rPr>
            <w:rFonts w:ascii="Times New Roman" w:eastAsia="Times New Roman" w:hAnsi="Times New Roman" w:cs="Times New Roman"/>
            <w:color w:val="0000FF"/>
            <w:spacing w:val="14"/>
            <w:kern w:val="0"/>
            <w:u w:val="single"/>
            <w:lang w:eastAsia="nb-NO"/>
            <w14:ligatures w14:val="none"/>
          </w:rPr>
          <w:t>Ephemeris</w:t>
        </w:r>
      </w:hyperlink>
      <w:hyperlink r:id="rId21" w:history="1">
        <w:r w:rsidRPr="00A77D5E">
          <w:rPr>
            <w:rFonts w:ascii="Times New Roman" w:eastAsia="Times New Roman" w:hAnsi="Times New Roman" w:cs="Times New Roman"/>
            <w:color w:val="0000FF"/>
            <w:spacing w:val="14"/>
            <w:kern w:val="0"/>
            <w:u w:val="single"/>
            <w:lang w:eastAsia="nb-NO"/>
            <w14:ligatures w14:val="none"/>
          </w:rPr>
          <w:t>Store</w:t>
        </w:r>
        <w:proofErr w:type="spellEnd"/>
      </w:hyperlink>
    </w:p>
    <w:p w14:paraId="24740EBF" w14:textId="4CCB27E6" w:rsidR="000B10FA" w:rsidRDefault="00A77D5E" w:rsidP="00A77D5E">
      <w:r w:rsidRPr="00A77D5E">
        <w:rPr>
          <w:rFonts w:ascii="Times New Roman" w:eastAsia="Times New Roman" w:hAnsi="Times New Roman" w:cs="Times New Roman"/>
          <w:spacing w:val="10"/>
          <w:kern w:val="0"/>
          <w:lang w:eastAsia="nb-NO"/>
          <w14:ligatures w14:val="none"/>
        </w:rPr>
        <w:t xml:space="preserve">© 2026 Earth </w:t>
      </w:r>
      <w:proofErr w:type="spellStart"/>
      <w:r w:rsidRPr="00A77D5E">
        <w:rPr>
          <w:rFonts w:ascii="Times New Roman" w:eastAsia="Times New Roman" w:hAnsi="Times New Roman" w:cs="Times New Roman"/>
          <w:spacing w:val="10"/>
          <w:kern w:val="0"/>
          <w:lang w:eastAsia="nb-NO"/>
          <w14:ligatures w14:val="none"/>
        </w:rPr>
        <w:t>Moves</w:t>
      </w:r>
      <w:proofErr w:type="spellEnd"/>
      <w:r w:rsidRPr="00A77D5E">
        <w:rPr>
          <w:rFonts w:ascii="Times New Roman" w:eastAsia="Times New Roman" w:hAnsi="Times New Roman" w:cs="Times New Roman"/>
          <w:spacing w:val="10"/>
          <w:kern w:val="0"/>
          <w:lang w:eastAsia="nb-NO"/>
          <w14:ligatures w14:val="none"/>
        </w:rPr>
        <w:t xml:space="preserve"> AS</w:t>
      </w:r>
    </w:p>
    <w:sectPr w:rsidR="000B10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M Mono">
    <w:panose1 w:val="020B0509040201040103"/>
    <w:charset w:val="4D"/>
    <w:family w:val="modern"/>
    <w:pitch w:val="fixed"/>
    <w:sig w:usb0="00000007" w:usb1="00000000" w:usb2="00000000" w:usb3="00000000" w:csb0="00000093"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DM Sans">
    <w:panose1 w:val="00000000000000000000"/>
    <w:charset w:val="4D"/>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53106"/>
    <w:multiLevelType w:val="multilevel"/>
    <w:tmpl w:val="D49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F068C5"/>
    <w:multiLevelType w:val="multilevel"/>
    <w:tmpl w:val="48C4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3621595">
    <w:abstractNumId w:val="0"/>
  </w:num>
  <w:num w:numId="2" w16cid:durableId="21012220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ge Johansen">
    <w15:presenceInfo w15:providerId="AD" w15:userId="S::brage@spectrumblue.space::10c5c643-a7e7-4ebe-aa77-07a56833e0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5E"/>
    <w:rsid w:val="000A0B32"/>
    <w:rsid w:val="000B10FA"/>
    <w:rsid w:val="00122A50"/>
    <w:rsid w:val="00243B5F"/>
    <w:rsid w:val="00336D85"/>
    <w:rsid w:val="0039039A"/>
    <w:rsid w:val="009059C6"/>
    <w:rsid w:val="00976C91"/>
    <w:rsid w:val="00A77D5E"/>
    <w:rsid w:val="00AD2055"/>
    <w:rsid w:val="00C57084"/>
    <w:rsid w:val="00D33F64"/>
    <w:rsid w:val="00DC41DC"/>
    <w:rsid w:val="00E3547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411F7333"/>
  <w15:chartTrackingRefBased/>
  <w15:docId w15:val="{A57B5564-4C7A-6B47-8856-BCF5DE60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77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A77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A77D5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77D5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77D5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77D5E"/>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77D5E"/>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77D5E"/>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77D5E"/>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77D5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A77D5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A77D5E"/>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77D5E"/>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77D5E"/>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77D5E"/>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77D5E"/>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77D5E"/>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77D5E"/>
    <w:rPr>
      <w:rFonts w:eastAsiaTheme="majorEastAsia" w:cstheme="majorBidi"/>
      <w:color w:val="272727" w:themeColor="text1" w:themeTint="D8"/>
    </w:rPr>
  </w:style>
  <w:style w:type="paragraph" w:styleId="Tittel">
    <w:name w:val="Title"/>
    <w:basedOn w:val="Normal"/>
    <w:next w:val="Normal"/>
    <w:link w:val="TittelTegn"/>
    <w:uiPriority w:val="10"/>
    <w:qFormat/>
    <w:rsid w:val="00A77D5E"/>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77D5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77D5E"/>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77D5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77D5E"/>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A77D5E"/>
    <w:rPr>
      <w:i/>
      <w:iCs/>
      <w:color w:val="404040" w:themeColor="text1" w:themeTint="BF"/>
    </w:rPr>
  </w:style>
  <w:style w:type="paragraph" w:styleId="Listeavsnitt">
    <w:name w:val="List Paragraph"/>
    <w:basedOn w:val="Normal"/>
    <w:uiPriority w:val="34"/>
    <w:qFormat/>
    <w:rsid w:val="00A77D5E"/>
    <w:pPr>
      <w:ind w:left="720"/>
      <w:contextualSpacing/>
    </w:pPr>
  </w:style>
  <w:style w:type="character" w:styleId="Sterkutheving">
    <w:name w:val="Intense Emphasis"/>
    <w:basedOn w:val="Standardskriftforavsnitt"/>
    <w:uiPriority w:val="21"/>
    <w:qFormat/>
    <w:rsid w:val="00A77D5E"/>
    <w:rPr>
      <w:i/>
      <w:iCs/>
      <w:color w:val="0F4761" w:themeColor="accent1" w:themeShade="BF"/>
    </w:rPr>
  </w:style>
  <w:style w:type="paragraph" w:styleId="Sterktsitat">
    <w:name w:val="Intense Quote"/>
    <w:basedOn w:val="Normal"/>
    <w:next w:val="Normal"/>
    <w:link w:val="SterktsitatTegn"/>
    <w:uiPriority w:val="30"/>
    <w:qFormat/>
    <w:rsid w:val="00A77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A77D5E"/>
    <w:rPr>
      <w:i/>
      <w:iCs/>
      <w:color w:val="0F4761" w:themeColor="accent1" w:themeShade="BF"/>
    </w:rPr>
  </w:style>
  <w:style w:type="character" w:styleId="Sterkreferanse">
    <w:name w:val="Intense Reference"/>
    <w:basedOn w:val="Standardskriftforavsnitt"/>
    <w:uiPriority w:val="32"/>
    <w:qFormat/>
    <w:rsid w:val="00A77D5E"/>
    <w:rPr>
      <w:b/>
      <w:bCs/>
      <w:smallCaps/>
      <w:color w:val="0F4761" w:themeColor="accent1" w:themeShade="BF"/>
      <w:spacing w:val="5"/>
    </w:rPr>
  </w:style>
  <w:style w:type="character" w:styleId="Hyperkobling">
    <w:name w:val="Hyperlink"/>
    <w:basedOn w:val="Standardskriftforavsnitt"/>
    <w:uiPriority w:val="99"/>
    <w:semiHidden/>
    <w:unhideWhenUsed/>
    <w:rsid w:val="00A77D5E"/>
    <w:rPr>
      <w:color w:val="0000FF"/>
      <w:u w:val="single"/>
    </w:rPr>
  </w:style>
  <w:style w:type="character" w:customStyle="1" w:styleId="eph-bc-sep">
    <w:name w:val="eph-bc-sep"/>
    <w:basedOn w:val="Standardskriftforavsnitt"/>
    <w:rsid w:val="00A77D5E"/>
  </w:style>
  <w:style w:type="character" w:customStyle="1" w:styleId="eph-bc-current">
    <w:name w:val="eph-bc-current"/>
    <w:basedOn w:val="Standardskriftforavsnitt"/>
    <w:rsid w:val="00A77D5E"/>
  </w:style>
  <w:style w:type="paragraph" w:customStyle="1" w:styleId="eph-description">
    <w:name w:val="eph-description"/>
    <w:basedOn w:val="Normal"/>
    <w:rsid w:val="00A77D5E"/>
    <w:pPr>
      <w:spacing w:before="100" w:beforeAutospacing="1" w:after="100" w:afterAutospacing="1"/>
    </w:pPr>
    <w:rPr>
      <w:rFonts w:ascii="Times New Roman" w:eastAsia="Times New Roman" w:hAnsi="Times New Roman" w:cs="Times New Roman"/>
      <w:kern w:val="0"/>
      <w:lang w:eastAsia="nb-NO"/>
      <w14:ligatures w14:val="none"/>
    </w:rPr>
  </w:style>
  <w:style w:type="character" w:customStyle="1" w:styleId="eph-dot">
    <w:name w:val="eph-dot"/>
    <w:basedOn w:val="Standardskriftforavsnitt"/>
    <w:rsid w:val="00A77D5E"/>
  </w:style>
  <w:style w:type="paragraph" w:customStyle="1" w:styleId="eph-p">
    <w:name w:val="eph-p"/>
    <w:basedOn w:val="Normal"/>
    <w:rsid w:val="00A77D5E"/>
    <w:pPr>
      <w:spacing w:before="100" w:beforeAutospacing="1" w:after="100" w:afterAutospacing="1"/>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A77D5E"/>
    <w:rPr>
      <w:b/>
      <w:bCs/>
    </w:rPr>
  </w:style>
  <w:style w:type="character" w:customStyle="1" w:styleId="eph-instrument-icon">
    <w:name w:val="eph-instrument-icon"/>
    <w:basedOn w:val="Standardskriftforavsnitt"/>
    <w:rsid w:val="00A77D5E"/>
  </w:style>
  <w:style w:type="paragraph" w:customStyle="1" w:styleId="eph-instrument-cta-text">
    <w:name w:val="eph-instrument-cta-text"/>
    <w:basedOn w:val="Normal"/>
    <w:rsid w:val="00A77D5E"/>
    <w:pPr>
      <w:spacing w:before="100" w:beforeAutospacing="1" w:after="100" w:afterAutospacing="1"/>
    </w:pPr>
    <w:rPr>
      <w:rFonts w:ascii="Times New Roman" w:eastAsia="Times New Roman" w:hAnsi="Times New Roman" w:cs="Times New Roman"/>
      <w:kern w:val="0"/>
      <w:lang w:eastAsia="nb-NO"/>
      <w14:ligatures w14:val="none"/>
    </w:rPr>
  </w:style>
  <w:style w:type="paragraph" w:customStyle="1" w:styleId="eph-email-text">
    <w:name w:val="eph-email-text"/>
    <w:basedOn w:val="Normal"/>
    <w:rsid w:val="00A77D5E"/>
    <w:pPr>
      <w:spacing w:before="100" w:beforeAutospacing="1" w:after="100" w:afterAutospacing="1"/>
    </w:pPr>
    <w:rPr>
      <w:rFonts w:ascii="Times New Roman" w:eastAsia="Times New Roman" w:hAnsi="Times New Roman" w:cs="Times New Roman"/>
      <w:kern w:val="0"/>
      <w:lang w:eastAsia="nb-NO"/>
      <w14:ligatures w14:val="none"/>
    </w:rPr>
  </w:style>
  <w:style w:type="paragraph" w:styleId="z-verstiskjemaet">
    <w:name w:val="HTML Top of Form"/>
    <w:basedOn w:val="Normal"/>
    <w:next w:val="Normal"/>
    <w:link w:val="z-verstiskjemaetTegn"/>
    <w:hidden/>
    <w:uiPriority w:val="99"/>
    <w:semiHidden/>
    <w:unhideWhenUsed/>
    <w:rsid w:val="00A77D5E"/>
    <w:pPr>
      <w:pBdr>
        <w:bottom w:val="single" w:sz="6" w:space="1" w:color="auto"/>
      </w:pBdr>
      <w:jc w:val="center"/>
    </w:pPr>
    <w:rPr>
      <w:rFonts w:ascii="Arial" w:eastAsia="Times New Roman" w:hAnsi="Arial" w:cs="Arial"/>
      <w:vanish/>
      <w:kern w:val="0"/>
      <w:sz w:val="16"/>
      <w:szCs w:val="16"/>
      <w:lang w:eastAsia="nb-NO"/>
      <w14:ligatures w14:val="none"/>
    </w:rPr>
  </w:style>
  <w:style w:type="character" w:customStyle="1" w:styleId="z-verstiskjemaetTegn">
    <w:name w:val="z-Øverst i skjemaet Tegn"/>
    <w:basedOn w:val="Standardskriftforavsnitt"/>
    <w:link w:val="z-verstiskjemaet"/>
    <w:uiPriority w:val="99"/>
    <w:semiHidden/>
    <w:rsid w:val="00A77D5E"/>
    <w:rPr>
      <w:rFonts w:ascii="Arial" w:eastAsia="Times New Roman" w:hAnsi="Arial" w:cs="Arial"/>
      <w:vanish/>
      <w:kern w:val="0"/>
      <w:sz w:val="16"/>
      <w:szCs w:val="16"/>
      <w:lang w:eastAsia="nb-NO"/>
      <w14:ligatures w14:val="none"/>
    </w:rPr>
  </w:style>
  <w:style w:type="paragraph" w:styleId="z-Nederstiskjemaet">
    <w:name w:val="HTML Bottom of Form"/>
    <w:basedOn w:val="Normal"/>
    <w:next w:val="Normal"/>
    <w:link w:val="z-NederstiskjemaetTegn"/>
    <w:hidden/>
    <w:uiPriority w:val="99"/>
    <w:semiHidden/>
    <w:unhideWhenUsed/>
    <w:rsid w:val="00A77D5E"/>
    <w:pPr>
      <w:pBdr>
        <w:top w:val="single" w:sz="6" w:space="1" w:color="auto"/>
      </w:pBdr>
      <w:jc w:val="center"/>
    </w:pPr>
    <w:rPr>
      <w:rFonts w:ascii="Arial" w:eastAsia="Times New Roman" w:hAnsi="Arial" w:cs="Arial"/>
      <w:vanish/>
      <w:kern w:val="0"/>
      <w:sz w:val="16"/>
      <w:szCs w:val="16"/>
      <w:lang w:eastAsia="nb-NO"/>
      <w14:ligatures w14:val="none"/>
    </w:rPr>
  </w:style>
  <w:style w:type="character" w:customStyle="1" w:styleId="z-NederstiskjemaetTegn">
    <w:name w:val="z-Nederst i skjemaet Tegn"/>
    <w:basedOn w:val="Standardskriftforavsnitt"/>
    <w:link w:val="z-Nederstiskjemaet"/>
    <w:uiPriority w:val="99"/>
    <w:semiHidden/>
    <w:rsid w:val="00A77D5E"/>
    <w:rPr>
      <w:rFonts w:ascii="Arial" w:eastAsia="Times New Roman" w:hAnsi="Arial" w:cs="Arial"/>
      <w:vanish/>
      <w:kern w:val="0"/>
      <w:sz w:val="16"/>
      <w:szCs w:val="16"/>
      <w:lang w:eastAsia="nb-NO"/>
      <w14:ligatures w14:val="none"/>
    </w:rPr>
  </w:style>
  <w:style w:type="paragraph" w:customStyle="1" w:styleId="eph-email-note">
    <w:name w:val="eph-email-note"/>
    <w:basedOn w:val="Normal"/>
    <w:rsid w:val="00A77D5E"/>
    <w:pPr>
      <w:spacing w:before="100" w:beforeAutospacing="1" w:after="100" w:afterAutospacing="1"/>
    </w:pPr>
    <w:rPr>
      <w:rFonts w:ascii="Times New Roman" w:eastAsia="Times New Roman" w:hAnsi="Times New Roman" w:cs="Times New Roman"/>
      <w:kern w:val="0"/>
      <w:lang w:eastAsia="nb-NO"/>
      <w14:ligatures w14:val="none"/>
    </w:rPr>
  </w:style>
  <w:style w:type="character" w:customStyle="1" w:styleId="eph-card-tag">
    <w:name w:val="eph-card-tag"/>
    <w:basedOn w:val="Standardskriftforavsnitt"/>
    <w:rsid w:val="00A77D5E"/>
  </w:style>
  <w:style w:type="character" w:customStyle="1" w:styleId="eph-card-arrow">
    <w:name w:val="eph-card-arrow"/>
    <w:basedOn w:val="Standardskriftforavsnitt"/>
    <w:rsid w:val="00A77D5E"/>
  </w:style>
  <w:style w:type="character" w:customStyle="1" w:styleId="f-copy">
    <w:name w:val="f-copy"/>
    <w:basedOn w:val="Standardskriftforavsnitt"/>
    <w:rsid w:val="00A77D5E"/>
  </w:style>
  <w:style w:type="paragraph" w:styleId="Revisjon">
    <w:name w:val="Revision"/>
    <w:hidden/>
    <w:uiPriority w:val="99"/>
    <w:semiHidden/>
    <w:rsid w:val="00A77D5E"/>
  </w:style>
  <w:style w:type="paragraph" w:customStyle="1" w:styleId="py-0">
    <w:name w:val="py-0"/>
    <w:basedOn w:val="Normal"/>
    <w:rsid w:val="00336D85"/>
    <w:pPr>
      <w:spacing w:before="100" w:beforeAutospacing="1" w:after="100" w:afterAutospacing="1"/>
    </w:pPr>
    <w:rPr>
      <w:rFonts w:ascii="Times New Roman" w:eastAsia="Times New Roman" w:hAnsi="Times New Roman" w:cs="Times New Roman"/>
      <w:kern w:val="0"/>
      <w:lang w:eastAsia="nb-NO"/>
      <w14:ligatures w14:val="none"/>
    </w:rPr>
  </w:style>
  <w:style w:type="paragraph" w:customStyle="1" w:styleId="my-2">
    <w:name w:val="my-2"/>
    <w:basedOn w:val="Normal"/>
    <w:rsid w:val="00336D85"/>
    <w:pPr>
      <w:spacing w:before="100" w:beforeAutospacing="1" w:after="100" w:afterAutospacing="1"/>
    </w:pPr>
    <w:rPr>
      <w:rFonts w:ascii="Times New Roman" w:eastAsia="Times New Roman" w:hAnsi="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thmoves-final.vercel.app/" TargetMode="External"/><Relationship Id="rId13" Type="http://schemas.openxmlformats.org/officeDocument/2006/relationships/image" Target="media/image2.jpeg"/><Relationship Id="rId18" Type="http://schemas.openxmlformats.org/officeDocument/2006/relationships/hyperlink" Target="https://earthmoves-final.vercel.app/watch" TargetMode="External"/><Relationship Id="rId3" Type="http://schemas.openxmlformats.org/officeDocument/2006/relationships/settings" Target="settings.xml"/><Relationship Id="rId21" Type="http://schemas.openxmlformats.org/officeDocument/2006/relationships/hyperlink" Target="https://earthmoves.space/store" TargetMode="External"/><Relationship Id="rId7" Type="http://schemas.openxmlformats.org/officeDocument/2006/relationships/hyperlink" Target="https://earthmoves-final.vercel.app/" TargetMode="External"/><Relationship Id="rId12" Type="http://schemas.openxmlformats.org/officeDocument/2006/relationships/hyperlink" Target="https://earthmoves-final.vercel.app/ephemeris" TargetMode="External"/><Relationship Id="rId17" Type="http://schemas.openxmlformats.org/officeDocument/2006/relationships/hyperlink" Target="https://earthmoves-final.vercel.app/watch"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earthmoves-final.vercel.app/ephemeri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arthmoves-final.vercel.app/" TargetMode="External"/><Relationship Id="rId24" Type="http://schemas.openxmlformats.org/officeDocument/2006/relationships/theme" Target="theme/theme1.xml"/><Relationship Id="rId5" Type="http://schemas.openxmlformats.org/officeDocument/2006/relationships/hyperlink" Target="https://earthmoves-final.vercel.app/" TargetMode="External"/><Relationship Id="rId15" Type="http://schemas.openxmlformats.org/officeDocument/2006/relationships/image" Target="media/image4.jpeg"/><Relationship Id="rId23" Type="http://schemas.microsoft.com/office/2011/relationships/people" Target="people.xml"/><Relationship Id="rId10" Type="http://schemas.openxmlformats.org/officeDocument/2006/relationships/hyperlink" Target="https://earthmoves-final.vercel.app/" TargetMode="External"/><Relationship Id="rId19" Type="http://schemas.openxmlformats.org/officeDocument/2006/relationships/hyperlink" Target="https://earthmoves-final.vercel.app/calendar" TargetMode="External"/><Relationship Id="rId4" Type="http://schemas.openxmlformats.org/officeDocument/2006/relationships/webSettings" Target="webSettings.xml"/><Relationship Id="rId9" Type="http://schemas.openxmlformats.org/officeDocument/2006/relationships/hyperlink" Target="https://earthmoves-final.vercel.app/ephemeris" TargetMode="Externa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1963</Words>
  <Characters>10958</Characters>
  <Application>Microsoft Office Word</Application>
  <DocSecurity>0</DocSecurity>
  <Lines>249</Lines>
  <Paragraphs>155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Brage Johansen</dc:creator>
  <cp:keywords/>
  <dc:description/>
  <cp:lastModifiedBy>Brage Johansen</cp:lastModifiedBy>
  <cp:revision>2</cp:revision>
  <dcterms:created xsi:type="dcterms:W3CDTF">2026-03-29T08:21:00Z</dcterms:created>
  <dcterms:modified xsi:type="dcterms:W3CDTF">2026-03-29T09:13:00Z</dcterms:modified>
</cp:coreProperties>
</file>